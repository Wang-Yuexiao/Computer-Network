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xmlns:wp14="http://schemas.microsoft.com/office/word/2010/wordml" w:rsidRPr="00861727" w:rsidR="00EB082D" w:rsidP="007B515F" w:rsidRDefault="00347E46" w14:paraId="3420E9C3" wp14:textId="77777777">
      <w:pPr>
        <w:spacing w:before="100" w:beforeAutospacing="1" w:after="100" w:afterAutospacing="1"/>
        <w:rPr>
          <w:rFonts w:ascii="Gulim" w:hAnsi="Gulim" w:eastAsia="Gulim" w:cs="Gulim"/>
        </w:rPr>
      </w:pPr>
      <w:r w:rsidRPr="007B515F">
        <w:rPr>
          <w:rFonts w:ascii="Cambria" w:hAnsi="Cambria" w:eastAsia="Cambria" w:cs="Arial"/>
          <w:b/>
          <w:color w:val="365F91"/>
          <w:sz w:val="28"/>
          <w:szCs w:val="20"/>
        </w:rPr>
        <w:t xml:space="preserve">Programming Assignment </w:t>
      </w:r>
      <w:r w:rsidR="008F24B6">
        <w:rPr>
          <w:rFonts w:ascii="Cambria" w:hAnsi="Cambria" w:eastAsia="Cambria" w:cs="Arial"/>
          <w:b/>
          <w:color w:val="365F91"/>
          <w:sz w:val="28"/>
          <w:szCs w:val="20"/>
        </w:rPr>
        <w:t>2</w:t>
      </w:r>
      <w:r w:rsidRPr="007B515F">
        <w:rPr>
          <w:rFonts w:ascii="Cambria" w:hAnsi="Cambria" w:eastAsia="Cambria" w:cs="Arial"/>
          <w:b/>
          <w:color w:val="365F91"/>
          <w:sz w:val="28"/>
          <w:szCs w:val="20"/>
        </w:rPr>
        <w:t xml:space="preserve">: </w:t>
      </w:r>
      <w:r w:rsidRPr="007B515F" w:rsidR="008701BE">
        <w:rPr>
          <w:rFonts w:ascii="Cambria" w:hAnsi="Cambria" w:eastAsia="Cambria" w:cs="Arial"/>
          <w:b/>
          <w:color w:val="365F91"/>
          <w:sz w:val="28"/>
          <w:szCs w:val="20"/>
        </w:rPr>
        <w:t>UDP based Web server and client</w:t>
      </w:r>
      <w:r w:rsidR="00CC4777">
        <w:rPr>
          <w:rFonts w:ascii="Cambria" w:hAnsi="Cambria" w:eastAsia="Cambria" w:cs="Arial"/>
          <w:b/>
          <w:color w:val="365F91"/>
          <w:sz w:val="28"/>
          <w:szCs w:val="20"/>
        </w:rPr>
        <w:t>(Solution)</w:t>
      </w:r>
    </w:p>
    <w:p xmlns:wp14="http://schemas.microsoft.com/office/word/2010/wordml" w:rsidR="00CA416D" w:rsidP="007B515F" w:rsidRDefault="008701BE" w14:paraId="0E29AB5E" wp14:textId="77777777">
      <w:pPr>
        <w:spacing w:after="120" w:line="300" w:lineRule="auto"/>
        <w:jc w:val="both"/>
        <w:rPr>
          <w:rFonts w:eastAsia="Times New Roman" w:cs="Arial"/>
          <w:sz w:val="22"/>
          <w:szCs w:val="20"/>
        </w:rPr>
      </w:pPr>
      <w:r w:rsidRPr="007B515F">
        <w:rPr>
          <w:rFonts w:eastAsia="Times New Roman" w:cs="Arial"/>
          <w:sz w:val="22"/>
          <w:szCs w:val="20"/>
        </w:rPr>
        <w:t xml:space="preserve">In this programming assignment, you will develop both a UDP-based Web Server and a UDP-based Web Client. Unlike TCP, </w:t>
      </w:r>
      <w:r w:rsidRPr="007B515F" w:rsidR="00A302B8">
        <w:rPr>
          <w:rFonts w:eastAsia="Times New Roman" w:cs="Arial"/>
          <w:sz w:val="22"/>
          <w:szCs w:val="20"/>
        </w:rPr>
        <w:t>UDP is connectionless and does not guarantee the delivery of packets, making the implementation and error handling more complex. However, it can provide faster communication for applications where speed is crucial and occasional data loss is acceptable.</w:t>
      </w:r>
      <w:r w:rsidRPr="007B515F">
        <w:rPr>
          <w:rFonts w:eastAsia="Times New Roman" w:cs="Arial"/>
          <w:sz w:val="22"/>
          <w:szCs w:val="20"/>
        </w:rPr>
        <w:t xml:space="preserve"> You will start by </w:t>
      </w:r>
      <w:r w:rsidR="00412103">
        <w:rPr>
          <w:rFonts w:eastAsia="Times New Roman" w:cs="Arial"/>
          <w:sz w:val="22"/>
          <w:szCs w:val="20"/>
        </w:rPr>
        <w:t xml:space="preserve">[M1] </w:t>
      </w:r>
      <w:r w:rsidRPr="007B515F">
        <w:rPr>
          <w:rFonts w:eastAsia="Times New Roman" w:cs="Arial"/>
          <w:sz w:val="22"/>
          <w:szCs w:val="20"/>
        </w:rPr>
        <w:t xml:space="preserve">converting an existing TCP Web Server to use UDP and then implement a UDP Web Client that can interact with your server. </w:t>
      </w:r>
    </w:p>
    <w:p xmlns:wp14="http://schemas.microsoft.com/office/word/2010/wordml" w:rsidRPr="00412103" w:rsidR="00412103" w:rsidP="007B515F" w:rsidRDefault="00412103" w14:paraId="288E8794" wp14:textId="77777777">
      <w:pPr>
        <w:spacing w:after="120" w:line="300" w:lineRule="auto"/>
        <w:jc w:val="both"/>
        <w:rPr>
          <w:rFonts w:eastAsia="Times New Roman" w:cs="Arial"/>
          <w:sz w:val="22"/>
          <w:szCs w:val="20"/>
        </w:rPr>
      </w:pPr>
      <w:r w:rsidRPr="00412103">
        <w:rPr>
          <w:rFonts w:eastAsia="Times New Roman" w:cs="Arial"/>
          <w:sz w:val="22"/>
          <w:szCs w:val="20"/>
        </w:rPr>
        <w:t>Generally, when a client makes a request, it is sent to the web server. The web server then processes the request and sends back a response message to the requesting client. In this lab, you will implement this process using the UDP protocol.</w:t>
      </w:r>
    </w:p>
    <w:p xmlns:wp14="http://schemas.microsoft.com/office/word/2010/wordml" w:rsidRPr="007B515F" w:rsidR="00412103" w:rsidP="007B515F" w:rsidRDefault="00412103" w14:paraId="155DB800" wp14:textId="77777777">
      <w:pPr>
        <w:spacing w:after="120" w:line="300" w:lineRule="auto"/>
        <w:jc w:val="both"/>
        <w:rPr>
          <w:rFonts w:eastAsia="Times New Roman" w:cs="Arial"/>
          <w:sz w:val="22"/>
          <w:szCs w:val="20"/>
        </w:rPr>
      </w:pPr>
      <w:r w:rsidRPr="00412103">
        <w:rPr>
          <w:rFonts w:eastAsia="Times New Roman" w:cs="Arial"/>
          <w:sz w:val="22"/>
          <w:szCs w:val="20"/>
        </w:rPr>
        <w:t xml:space="preserve">The </w:t>
      </w:r>
      <w:r w:rsidR="0044232A">
        <w:rPr>
          <w:rFonts w:eastAsia="Times New Roman" w:cs="Arial"/>
          <w:sz w:val="22"/>
          <w:szCs w:val="20"/>
        </w:rPr>
        <w:t xml:space="preserve">UDP based Web Server and Web </w:t>
      </w:r>
      <w:r w:rsidRPr="00412103">
        <w:rPr>
          <w:rFonts w:eastAsia="Times New Roman" w:cs="Arial"/>
          <w:sz w:val="22"/>
          <w:szCs w:val="20"/>
        </w:rPr>
        <w:t>client will [M1] initialize a UDP socket and [M2] create an HTTP request message, convert it to a datagram packet, and send it to the web server. The web server, upon receiving the request, will process it and then [M3] create an HTTP response message, convert it to a datagram packet, and send it back to the client.</w:t>
      </w:r>
    </w:p>
    <w:p xmlns:wp14="http://schemas.microsoft.com/office/word/2010/wordml" w:rsidRPr="007B515F" w:rsidR="00347E46" w:rsidP="007B515F" w:rsidRDefault="00CA416D" w14:paraId="5B4BFDD1" wp14:textId="77777777">
      <w:pPr>
        <w:spacing w:after="120" w:line="300" w:lineRule="auto"/>
        <w:jc w:val="both"/>
        <w:rPr>
          <w:rFonts w:eastAsia="Times New Roman" w:cs="Arial"/>
          <w:sz w:val="22"/>
          <w:szCs w:val="20"/>
        </w:rPr>
      </w:pPr>
      <w:r w:rsidRPr="007B515F">
        <w:rPr>
          <w:rFonts w:eastAsia="Times New Roman" w:cs="Arial"/>
          <w:sz w:val="22"/>
          <w:szCs w:val="20"/>
        </w:rPr>
        <w:t>Optionally</w:t>
      </w:r>
      <w:r w:rsidRPr="007B515F" w:rsidR="008701BE">
        <w:rPr>
          <w:rFonts w:eastAsia="Times New Roman" w:cs="Arial"/>
          <w:sz w:val="22"/>
          <w:szCs w:val="20"/>
        </w:rPr>
        <w:t>, you will enhance your server and client to ensure reliable data transfer using the stop-and-wait protocol, which involves sequence numbers, acknowledgments, checksums, and retransmissions.</w:t>
      </w:r>
      <w:r w:rsidRPr="007B515F" w:rsidR="00347E46">
        <w:rPr>
          <w:rFonts w:eastAsia="Times New Roman" w:cs="Arial"/>
          <w:sz w:val="22"/>
          <w:szCs w:val="20"/>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16"/>
      </w:tblGrid>
      <w:tr xmlns:wp14="http://schemas.microsoft.com/office/word/2010/wordml" w:rsidRPr="00DB1B1C" w:rsidR="00412103" w:rsidTr="00DB1B1C" w14:paraId="036CAAD1" wp14:textId="77777777">
        <w:tc>
          <w:tcPr>
            <w:tcW w:w="9224" w:type="dxa"/>
            <w:shd w:val="clear" w:color="auto" w:fill="auto"/>
          </w:tcPr>
          <w:p w:rsidRPr="007B515F" w:rsidR="00412103" w:rsidP="00DB1B1C" w:rsidRDefault="00412103" w14:paraId="6DDB6F1B" wp14:textId="77777777">
            <w:pPr>
              <w:pStyle w:val="af3"/>
              <w:numPr>
                <w:ilvl w:val="0"/>
                <w:numId w:val="17"/>
              </w:numPr>
              <w:spacing w:line="360" w:lineRule="auto"/>
              <w:ind w:leftChars="0" w:hanging="357"/>
            </w:pPr>
            <w:r w:rsidRPr="00DB1B1C">
              <w:rPr>
                <w:rFonts w:ascii="Times New Roman" w:hAnsi="Times New Roman" w:cs="+mn-cs"/>
                <w:b/>
                <w:bCs/>
                <w:color w:val="000000"/>
                <w:kern w:val="24"/>
                <w:szCs w:val="32"/>
              </w:rPr>
              <w:t>Mission 0: Before Start the Following Missions</w:t>
            </w:r>
          </w:p>
          <w:p w:rsidRPr="00DB1B1C" w:rsidR="00412103" w:rsidP="00DB1B1C" w:rsidRDefault="00412103" w14:paraId="001EB02F" wp14:textId="77777777">
            <w:pPr>
              <w:pStyle w:val="af3"/>
              <w:numPr>
                <w:ilvl w:val="1"/>
                <w:numId w:val="17"/>
              </w:numPr>
              <w:spacing w:line="360" w:lineRule="auto"/>
              <w:ind w:leftChars="0"/>
              <w:rPr>
                <w:rFonts w:ascii="Times New Roman" w:hAnsi="Times New Roman" w:cs="+mn-cs"/>
                <w:color w:val="000000"/>
                <w:kern w:val="24"/>
                <w:szCs w:val="32"/>
              </w:rPr>
            </w:pPr>
            <w:r w:rsidRPr="00DB1B1C">
              <w:rPr>
                <w:rFonts w:ascii="Times New Roman" w:hAnsi="Times New Roman" w:cs="+mn-cs"/>
                <w:color w:val="000000"/>
                <w:kern w:val="24"/>
                <w:szCs w:val="32"/>
              </w:rPr>
              <w:t xml:space="preserve">Draw Block diagram of UDP Web Server &amp; Web Client </w:t>
            </w:r>
          </w:p>
          <w:p w:rsidRPr="00412103" w:rsidR="00412103" w:rsidP="00DB1B1C" w:rsidRDefault="00412103" w14:paraId="238A1E68" wp14:textId="77777777">
            <w:pPr>
              <w:pStyle w:val="af3"/>
              <w:numPr>
                <w:ilvl w:val="1"/>
                <w:numId w:val="17"/>
              </w:numPr>
              <w:spacing w:line="360" w:lineRule="auto"/>
              <w:ind w:leftChars="0"/>
              <w:rPr>
                <w:rFonts w:ascii="Times New Roman" w:hAnsi="Times New Roman" w:cs="+mn-cs"/>
                <w:color w:val="000000"/>
                <w:kern w:val="24"/>
                <w:szCs w:val="32"/>
              </w:rPr>
            </w:pPr>
            <w:r w:rsidRPr="00412103">
              <w:rPr>
                <w:rFonts w:ascii="Times New Roman" w:hAnsi="Times New Roman" w:cs="+mn-cs"/>
                <w:color w:val="000000"/>
                <w:kern w:val="24"/>
                <w:szCs w:val="32"/>
              </w:rPr>
              <w:t>Draw Flow chart for UDP Web Server &amp; Web Client</w:t>
            </w:r>
          </w:p>
          <w:p w:rsidRPr="007B515F" w:rsidR="00412103" w:rsidP="00DB1B1C" w:rsidRDefault="00412103" w14:paraId="057756FD" wp14:textId="77777777">
            <w:pPr>
              <w:pStyle w:val="af3"/>
              <w:numPr>
                <w:ilvl w:val="0"/>
                <w:numId w:val="17"/>
              </w:numPr>
              <w:spacing w:line="360" w:lineRule="auto"/>
              <w:ind w:leftChars="0" w:hanging="357"/>
            </w:pPr>
            <w:r w:rsidRPr="007B515F">
              <w:rPr>
                <w:rFonts w:ascii="Times New Roman" w:hAnsi="Times New Roman" w:cs="+mn-cs"/>
                <w:b/>
                <w:bCs/>
                <w:color w:val="000000"/>
                <w:kern w:val="24"/>
                <w:szCs w:val="32"/>
              </w:rPr>
              <w:t>Prepare your TCP Web Server and Web Client</w:t>
            </w:r>
            <w:r w:rsidRPr="007B515F">
              <w:rPr>
                <w:rFonts w:ascii="Times New Roman" w:hAnsi="Times New Roman" w:cs="+mn-cs"/>
                <w:color w:val="000000"/>
                <w:kern w:val="24"/>
                <w:szCs w:val="32"/>
              </w:rPr>
              <w:t>:</w:t>
            </w:r>
          </w:p>
          <w:p w:rsidRPr="007B515F" w:rsidR="00412103" w:rsidP="00DB1B1C" w:rsidRDefault="00412103" w14:paraId="50551606" wp14:textId="77777777">
            <w:pPr>
              <w:pStyle w:val="af3"/>
              <w:numPr>
                <w:ilvl w:val="1"/>
                <w:numId w:val="17"/>
              </w:numPr>
              <w:spacing w:line="360" w:lineRule="auto"/>
              <w:ind w:leftChars="0" w:hanging="357"/>
            </w:pPr>
            <w:r w:rsidRPr="007B515F">
              <w:rPr>
                <w:rFonts w:ascii="Times New Roman" w:hAnsi="Times New Roman" w:cs="+mn-cs"/>
                <w:color w:val="000000"/>
                <w:kern w:val="24"/>
                <w:szCs w:val="32"/>
              </w:rPr>
              <w:t>Convert an existing TCP Web Server to use UDP.</w:t>
            </w:r>
          </w:p>
          <w:p w:rsidRPr="007B515F" w:rsidR="00412103" w:rsidP="00DB1B1C" w:rsidRDefault="00412103" w14:paraId="7C5633EF" wp14:textId="77777777">
            <w:pPr>
              <w:pStyle w:val="af3"/>
              <w:numPr>
                <w:ilvl w:val="0"/>
                <w:numId w:val="17"/>
              </w:numPr>
              <w:spacing w:line="360" w:lineRule="auto"/>
              <w:ind w:leftChars="0" w:hanging="357"/>
            </w:pPr>
            <w:r w:rsidRPr="007B515F">
              <w:rPr>
                <w:rFonts w:ascii="Times New Roman" w:hAnsi="Times New Roman" w:cs="+mn-cs"/>
                <w:b/>
                <w:bCs/>
                <w:color w:val="000000"/>
                <w:kern w:val="24"/>
                <w:szCs w:val="32"/>
              </w:rPr>
              <w:t>Mission 1: Establish a Connection</w:t>
            </w:r>
            <w:r w:rsidRPr="007B515F">
              <w:rPr>
                <w:rFonts w:ascii="Times New Roman" w:hAnsi="Times New Roman" w:cs="+mn-cs"/>
                <w:color w:val="000000"/>
                <w:kern w:val="24"/>
                <w:szCs w:val="32"/>
              </w:rPr>
              <w:t>:</w:t>
            </w:r>
          </w:p>
          <w:p w:rsidRPr="007B515F" w:rsidR="00412103" w:rsidP="00DB1B1C" w:rsidRDefault="00412103" w14:paraId="344ED6B2" wp14:textId="77777777">
            <w:pPr>
              <w:pStyle w:val="af3"/>
              <w:numPr>
                <w:ilvl w:val="1"/>
                <w:numId w:val="17"/>
              </w:numPr>
              <w:spacing w:line="360" w:lineRule="auto"/>
              <w:ind w:leftChars="0" w:hanging="357"/>
            </w:pPr>
            <w:r w:rsidRPr="007B515F">
              <w:rPr>
                <w:rFonts w:ascii="Times New Roman" w:hAnsi="Times New Roman" w:cs="+mn-cs"/>
                <w:color w:val="000000"/>
                <w:kern w:val="24"/>
                <w:szCs w:val="32"/>
              </w:rPr>
              <w:t xml:space="preserve">(Web Server) UDP Socket initialize for the web server: </w:t>
            </w:r>
            <w:proofErr w:type="spellStart"/>
            <w:r w:rsidRPr="007B515F">
              <w:rPr>
                <w:rFonts w:ascii="Times New Roman" w:hAnsi="Times New Roman" w:cs="+mn-cs"/>
                <w:color w:val="000000"/>
                <w:kern w:val="24"/>
                <w:szCs w:val="32"/>
              </w:rPr>
              <w:t>DatagramSocket</w:t>
            </w:r>
            <w:proofErr w:type="spellEnd"/>
          </w:p>
          <w:p w:rsidRPr="007B515F" w:rsidR="00412103" w:rsidP="00DB1B1C" w:rsidRDefault="0044232A" w14:paraId="5A2FB321" wp14:textId="77777777">
            <w:pPr>
              <w:pStyle w:val="af3"/>
              <w:numPr>
                <w:ilvl w:val="1"/>
                <w:numId w:val="17"/>
              </w:numPr>
              <w:spacing w:line="360" w:lineRule="auto"/>
              <w:ind w:leftChars="0" w:hanging="357"/>
            </w:pPr>
            <w:r w:rsidRPr="007B515F">
              <w:rPr>
                <w:rFonts w:ascii="Times New Roman" w:hAnsi="Times New Roman" w:cs="+mn-cs"/>
                <w:color w:val="000000"/>
                <w:kern w:val="24"/>
                <w:szCs w:val="32"/>
              </w:rPr>
              <w:t>(Web Server) Multi-</w:t>
            </w:r>
            <w:r w:rsidRPr="007B515F" w:rsidR="00412103">
              <w:rPr>
                <w:rFonts w:ascii="Times New Roman" w:hAnsi="Times New Roman" w:cs="+mn-cs"/>
                <w:color w:val="000000"/>
                <w:kern w:val="24"/>
                <w:szCs w:val="32"/>
              </w:rPr>
              <w:t>Threaded UDP Web Server, Constructor Changed</w:t>
            </w:r>
          </w:p>
          <w:p w:rsidRPr="007B515F" w:rsidR="00412103" w:rsidP="00DB1B1C" w:rsidRDefault="00412103" w14:paraId="7A5E465C" wp14:textId="77777777">
            <w:pPr>
              <w:pStyle w:val="af3"/>
              <w:numPr>
                <w:ilvl w:val="1"/>
                <w:numId w:val="17"/>
              </w:numPr>
              <w:spacing w:line="360" w:lineRule="auto"/>
              <w:ind w:leftChars="0" w:hanging="357"/>
            </w:pPr>
            <w:r w:rsidRPr="007B515F">
              <w:rPr>
                <w:rFonts w:ascii="Times New Roman" w:hAnsi="Times New Roman" w:cs="+mn-cs"/>
                <w:color w:val="000000"/>
                <w:kern w:val="24"/>
                <w:szCs w:val="32"/>
              </w:rPr>
              <w:t>(Web Client) send datagram Packet with UDP socket to Web Server</w:t>
            </w:r>
          </w:p>
          <w:p w:rsidRPr="007B515F" w:rsidR="00412103" w:rsidP="00DB1B1C" w:rsidRDefault="00412103" w14:paraId="0EDED707" wp14:textId="77777777">
            <w:pPr>
              <w:pStyle w:val="af3"/>
              <w:numPr>
                <w:ilvl w:val="0"/>
                <w:numId w:val="17"/>
              </w:numPr>
              <w:spacing w:line="360" w:lineRule="auto"/>
              <w:ind w:leftChars="0" w:hanging="357"/>
            </w:pPr>
            <w:r w:rsidRPr="007B515F">
              <w:rPr>
                <w:rFonts w:ascii="Times New Roman" w:hAnsi="Times New Roman" w:cs="+mn-cs"/>
                <w:b/>
                <w:bCs/>
                <w:color w:val="000000"/>
                <w:kern w:val="24"/>
                <w:szCs w:val="32"/>
              </w:rPr>
              <w:t>Mission 2: UDP HTTP Request Handling</w:t>
            </w:r>
            <w:r w:rsidRPr="007B515F">
              <w:rPr>
                <w:rFonts w:ascii="Times New Roman" w:hAnsi="Times New Roman" w:cs="+mn-cs"/>
                <w:color w:val="000000"/>
                <w:kern w:val="24"/>
                <w:szCs w:val="32"/>
              </w:rPr>
              <w:t>:</w:t>
            </w:r>
          </w:p>
          <w:p w:rsidRPr="007B515F" w:rsidR="00412103" w:rsidP="00DB1B1C" w:rsidRDefault="00412103" w14:paraId="528B70C1" wp14:textId="77777777">
            <w:pPr>
              <w:pStyle w:val="af3"/>
              <w:numPr>
                <w:ilvl w:val="1"/>
                <w:numId w:val="17"/>
              </w:numPr>
              <w:spacing w:line="360" w:lineRule="auto"/>
              <w:ind w:leftChars="0" w:hanging="357"/>
            </w:pPr>
            <w:r w:rsidRPr="007B515F">
              <w:rPr>
                <w:rFonts w:ascii="Times New Roman" w:hAnsi="Times New Roman" w:cs="+mn-cs"/>
                <w:color w:val="000000"/>
                <w:kern w:val="24"/>
                <w:szCs w:val="32"/>
              </w:rPr>
              <w:t>(Web Server) Translate Data to handle datagram</w:t>
            </w:r>
          </w:p>
          <w:p w:rsidRPr="007B515F" w:rsidR="00412103" w:rsidP="00DB1B1C" w:rsidRDefault="00412103" w14:paraId="26AFFE6A" wp14:textId="77777777">
            <w:pPr>
              <w:pStyle w:val="af3"/>
              <w:numPr>
                <w:ilvl w:val="1"/>
                <w:numId w:val="17"/>
              </w:numPr>
              <w:spacing w:line="360" w:lineRule="auto"/>
              <w:ind w:leftChars="0" w:hanging="357"/>
            </w:pPr>
            <w:r w:rsidRPr="007B515F">
              <w:rPr>
                <w:rFonts w:ascii="Times New Roman" w:hAnsi="Times New Roman" w:cs="+mn-cs"/>
                <w:color w:val="000000"/>
                <w:kern w:val="24"/>
                <w:szCs w:val="32"/>
              </w:rPr>
              <w:t xml:space="preserve">(Web Client) Create HTTP </w:t>
            </w:r>
            <w:proofErr w:type="spellStart"/>
            <w:r w:rsidRPr="007B515F">
              <w:rPr>
                <w:rFonts w:ascii="Times New Roman" w:hAnsi="Times New Roman" w:cs="+mn-cs"/>
                <w:color w:val="000000"/>
                <w:kern w:val="24"/>
                <w:szCs w:val="32"/>
              </w:rPr>
              <w:t>Requset</w:t>
            </w:r>
            <w:proofErr w:type="spellEnd"/>
            <w:r w:rsidRPr="007B515F">
              <w:rPr>
                <w:rFonts w:ascii="Times New Roman" w:hAnsi="Times New Roman" w:cs="+mn-cs"/>
                <w:color w:val="000000"/>
                <w:kern w:val="24"/>
                <w:szCs w:val="32"/>
              </w:rPr>
              <w:t xml:space="preserve"> MSG and translate to datagram Packet.</w:t>
            </w:r>
          </w:p>
          <w:p w:rsidRPr="007B515F" w:rsidR="00412103" w:rsidP="00DB1B1C" w:rsidRDefault="00412103" w14:paraId="14097531" wp14:textId="77777777">
            <w:pPr>
              <w:pStyle w:val="af3"/>
              <w:numPr>
                <w:ilvl w:val="0"/>
                <w:numId w:val="17"/>
              </w:numPr>
              <w:spacing w:line="360" w:lineRule="auto"/>
              <w:ind w:leftChars="0" w:hanging="357"/>
            </w:pPr>
            <w:r w:rsidRPr="007B515F">
              <w:rPr>
                <w:rFonts w:ascii="Times New Roman" w:hAnsi="Times New Roman" w:cs="+mn-cs"/>
                <w:b/>
                <w:bCs/>
                <w:color w:val="000000"/>
                <w:kern w:val="24"/>
                <w:szCs w:val="32"/>
              </w:rPr>
              <w:t>Mission 3: UDP HTTP Response Message</w:t>
            </w:r>
          </w:p>
          <w:p w:rsidRPr="007B515F" w:rsidR="00412103" w:rsidP="00DB1B1C" w:rsidRDefault="00412103" w14:paraId="6466A5D5" wp14:textId="77777777">
            <w:pPr>
              <w:pStyle w:val="af3"/>
              <w:numPr>
                <w:ilvl w:val="1"/>
                <w:numId w:val="17"/>
              </w:numPr>
              <w:spacing w:line="360" w:lineRule="auto"/>
              <w:ind w:leftChars="0" w:hanging="357"/>
            </w:pPr>
            <w:r w:rsidRPr="007B515F">
              <w:rPr>
                <w:rFonts w:ascii="Times New Roman" w:hAnsi="Times New Roman" w:cs="+mn-cs"/>
                <w:color w:val="000000"/>
                <w:kern w:val="24"/>
                <w:szCs w:val="32"/>
              </w:rPr>
              <w:t>(Web Server) Create response Message and translate to datagram to send with UDP</w:t>
            </w:r>
          </w:p>
          <w:p w:rsidRPr="007B515F" w:rsidR="00412103" w:rsidP="00DB1B1C" w:rsidRDefault="00412103" w14:paraId="59DA7886" wp14:textId="77777777">
            <w:pPr>
              <w:pStyle w:val="af3"/>
              <w:numPr>
                <w:ilvl w:val="1"/>
                <w:numId w:val="17"/>
              </w:numPr>
              <w:spacing w:line="360" w:lineRule="auto"/>
              <w:ind w:leftChars="0" w:hanging="357"/>
              <w:rPr>
                <w:rFonts w:hint="eastAsia"/>
              </w:rPr>
            </w:pPr>
            <w:r w:rsidRPr="007B515F">
              <w:rPr>
                <w:rFonts w:ascii="Times New Roman" w:hAnsi="Times New Roman" w:cs="+mn-cs"/>
                <w:color w:val="000000"/>
                <w:kern w:val="24"/>
                <w:szCs w:val="32"/>
              </w:rPr>
              <w:t xml:space="preserve">(Web Client) receive </w:t>
            </w:r>
            <w:proofErr w:type="spellStart"/>
            <w:r w:rsidRPr="007B515F">
              <w:rPr>
                <w:rFonts w:ascii="Times New Roman" w:hAnsi="Times New Roman" w:cs="+mn-cs"/>
                <w:color w:val="000000"/>
                <w:kern w:val="24"/>
                <w:szCs w:val="32"/>
              </w:rPr>
              <w:t>datagramPacket</w:t>
            </w:r>
            <w:proofErr w:type="spellEnd"/>
            <w:r w:rsidRPr="007B515F">
              <w:rPr>
                <w:rFonts w:ascii="Times New Roman" w:hAnsi="Times New Roman" w:cs="+mn-cs"/>
                <w:color w:val="000000"/>
                <w:kern w:val="24"/>
                <w:szCs w:val="32"/>
              </w:rPr>
              <w:t xml:space="preserve"> and display.</w:t>
            </w:r>
          </w:p>
        </w:tc>
      </w:tr>
    </w:tbl>
    <w:p xmlns:wp14="http://schemas.microsoft.com/office/word/2010/wordml" w:rsidRPr="00DB1B1C" w:rsidR="00412103" w:rsidP="007B515F" w:rsidRDefault="00412103" w14:paraId="672A6659" wp14:textId="77777777">
      <w:pPr>
        <w:spacing w:line="362" w:lineRule="exact"/>
        <w:rPr>
          <w:rFonts w:ascii="Cambria" w:hAnsi="Cambria" w:cs="Arial"/>
          <w:b/>
          <w:color w:val="365F91"/>
          <w:sz w:val="28"/>
          <w:szCs w:val="20"/>
        </w:rPr>
      </w:pPr>
    </w:p>
    <w:p xmlns:wp14="http://schemas.microsoft.com/office/word/2010/wordml" w:rsidRPr="007B515F" w:rsidR="0044232A" w:rsidP="007B515F" w:rsidRDefault="0044232A" w14:paraId="0A37501D" wp14:textId="77777777">
      <w:pPr>
        <w:spacing w:line="362" w:lineRule="exact"/>
        <w:rPr>
          <w:rFonts w:hint="eastAsia" w:ascii="Cambria" w:hAnsi="Cambria" w:cs="Arial"/>
          <w:b/>
          <w:color w:val="365F91"/>
          <w:sz w:val="28"/>
          <w:szCs w:val="20"/>
        </w:rPr>
      </w:pPr>
    </w:p>
    <w:p xmlns:wp14="http://schemas.microsoft.com/office/word/2010/wordml" w:rsidRPr="007B515F" w:rsidR="00347E46" w:rsidP="007B515F" w:rsidRDefault="008701BE" w14:paraId="18032B06"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 xml:space="preserve">Tasks: </w:t>
      </w:r>
      <w:r w:rsidRPr="007B515F" w:rsidR="00347E46">
        <w:rPr>
          <w:rFonts w:ascii="Cambria" w:hAnsi="Cambria" w:eastAsia="Cambria" w:cs="Arial"/>
          <w:b/>
          <w:color w:val="365F91"/>
          <w:sz w:val="28"/>
          <w:szCs w:val="20"/>
        </w:rPr>
        <w:t>The routines you will write</w:t>
      </w:r>
    </w:p>
    <w:p xmlns:wp14="http://schemas.microsoft.com/office/word/2010/wordml" w:rsidR="0044232A" w:rsidP="007B515F" w:rsidRDefault="003158C4" w14:paraId="6F1B4795" wp14:textId="77777777">
      <w:pPr>
        <w:numPr>
          <w:ilvl w:val="1"/>
          <w:numId w:val="7"/>
        </w:numPr>
        <w:spacing w:line="362" w:lineRule="exact"/>
        <w:ind w:left="0" w:firstLine="0"/>
        <w:rPr>
          <w:rFonts w:ascii="Cambria" w:hAnsi="Cambria" w:eastAsia="Cambria"/>
          <w:b/>
          <w:color w:val="4F81BD"/>
          <w:sz w:val="26"/>
        </w:rPr>
      </w:pPr>
      <w:r w:rsidRPr="007B515F">
        <w:rPr>
          <w:rFonts w:ascii="Cambria" w:hAnsi="Cambria" w:eastAsia="Cambria" w:cs="Arial"/>
          <w:b/>
          <w:color w:val="365F91"/>
          <w:sz w:val="28"/>
          <w:szCs w:val="20"/>
        </w:rPr>
        <w:t>UDP</w:t>
      </w:r>
      <w:r w:rsidRPr="007B515F">
        <w:rPr>
          <w:rFonts w:ascii="Cambria" w:hAnsi="Cambria" w:eastAsia="Cambria" w:cs="Arial"/>
          <w:color w:val="365F91"/>
          <w:sz w:val="28"/>
          <w:szCs w:val="20"/>
        </w:rPr>
        <w:t xml:space="preserve"> Web Server</w:t>
      </w:r>
      <w:r w:rsidR="0044232A">
        <w:rPr>
          <w:rFonts w:ascii="Cambria" w:hAnsi="Cambria" w:eastAsia="Cambria" w:cs="Arial"/>
          <w:color w:val="365F91"/>
          <w:sz w:val="28"/>
          <w:szCs w:val="20"/>
        </w:rPr>
        <w:t xml:space="preserve">: </w:t>
      </w:r>
      <w:r w:rsidRPr="0044232A" w:rsidR="0044232A">
        <w:rPr>
          <w:rFonts w:ascii="Cambria" w:hAnsi="Cambria" w:eastAsia="Cambria"/>
          <w:b/>
          <w:color w:val="4F81BD"/>
          <w:sz w:val="26"/>
        </w:rPr>
        <w:t xml:space="preserve"> </w:t>
      </w:r>
      <w:r w:rsidR="0044232A">
        <w:rPr>
          <w:rFonts w:ascii="Cambria" w:hAnsi="Cambria" w:eastAsia="Cambria"/>
          <w:b/>
          <w:color w:val="4F81BD"/>
          <w:sz w:val="26"/>
        </w:rPr>
        <w:t>Running the Server</w:t>
      </w:r>
    </w:p>
    <w:p xmlns:wp14="http://schemas.microsoft.com/office/word/2010/wordml" w:rsidR="0044232A" w:rsidP="0044232A" w:rsidRDefault="0044232A" w14:paraId="5DAB6C7B" wp14:textId="77777777">
      <w:pPr>
        <w:spacing w:line="57" w:lineRule="exact"/>
        <w:rPr>
          <w:rFonts w:eastAsia="Times New Roman"/>
        </w:rPr>
      </w:pPr>
    </w:p>
    <w:p xmlns:wp14="http://schemas.microsoft.com/office/word/2010/wordml" w:rsidRPr="007B515F" w:rsidR="0044232A" w:rsidP="007B515F" w:rsidRDefault="0044232A" w14:paraId="75532B71" wp14:textId="77777777">
      <w:pPr>
        <w:spacing w:after="120" w:line="300" w:lineRule="auto"/>
        <w:jc w:val="both"/>
        <w:rPr>
          <w:rFonts w:eastAsia="Times New Roman" w:cs="Arial"/>
          <w:sz w:val="22"/>
          <w:szCs w:val="20"/>
        </w:rPr>
      </w:pPr>
      <w:r w:rsidRPr="007B515F">
        <w:rPr>
          <w:rFonts w:eastAsia="Times New Roman" w:cs="Arial"/>
          <w:sz w:val="22"/>
          <w:szCs w:val="20"/>
        </w:rPr>
        <w:t>Put an HTML file (e.g., HelloWorld.html) in the same directory that the server is in. Run the server program. Determine the IP address of the host that is running the server (e.g., 128.238.251.26). From another host, open a browser and provide the corresponding URL. For example:</w:t>
      </w:r>
    </w:p>
    <w:p xmlns:wp14="http://schemas.microsoft.com/office/word/2010/wordml" w:rsidRPr="007B515F" w:rsidR="0044232A" w:rsidP="007B515F" w:rsidRDefault="0044232A" w14:paraId="68B1BF9F" wp14:textId="77777777">
      <w:pPr>
        <w:spacing w:after="120" w:line="300" w:lineRule="auto"/>
        <w:jc w:val="both"/>
        <w:rPr>
          <w:rFonts w:eastAsia="Times New Roman" w:cs="Arial"/>
          <w:sz w:val="22"/>
          <w:szCs w:val="20"/>
        </w:rPr>
      </w:pPr>
      <w:r w:rsidRPr="007B515F">
        <w:rPr>
          <w:rFonts w:eastAsia="Times New Roman" w:cs="Arial"/>
          <w:sz w:val="22"/>
          <w:szCs w:val="20"/>
        </w:rPr>
        <w:t>http://128.238.251.26:6789/HelloWorld.html</w:t>
      </w:r>
    </w:p>
    <w:p xmlns:wp14="http://schemas.microsoft.com/office/word/2010/wordml" w:rsidRPr="007B515F" w:rsidR="0044232A" w:rsidP="007B515F" w:rsidRDefault="0044232A" w14:paraId="593BD930" wp14:textId="77777777">
      <w:pPr>
        <w:spacing w:after="120" w:line="300" w:lineRule="auto"/>
        <w:jc w:val="both"/>
        <w:rPr>
          <w:rFonts w:eastAsia="Times New Roman" w:cs="Arial"/>
          <w:sz w:val="22"/>
          <w:szCs w:val="20"/>
        </w:rPr>
      </w:pPr>
      <w:r w:rsidRPr="007B515F">
        <w:rPr>
          <w:rFonts w:eastAsia="Times New Roman" w:cs="Arial"/>
          <w:sz w:val="22"/>
          <w:szCs w:val="20"/>
        </w:rPr>
        <w:t>‘HelloWorld.html’ is the name of the file you placed in the server directory. Note also the use of the port number after the colon. You need to replace this port number with whatever port you have used in the server code. In the above example, we have used the port number 6789. The browser should then display the contents of HelloWorld.html. If you omit ":6789", the browser will assume port 80 and you will get the web page from the server only if your server is listening at port 80.</w:t>
      </w:r>
    </w:p>
    <w:p xmlns:wp14="http://schemas.microsoft.com/office/word/2010/wordml" w:rsidRPr="007B515F" w:rsidR="0044232A" w:rsidP="007B515F" w:rsidRDefault="0044232A" w14:paraId="6068D544" wp14:textId="77777777">
      <w:pPr>
        <w:spacing w:after="120" w:line="300" w:lineRule="auto"/>
        <w:jc w:val="both"/>
        <w:rPr>
          <w:rFonts w:eastAsia="Times New Roman" w:cs="Arial"/>
          <w:sz w:val="22"/>
          <w:szCs w:val="20"/>
        </w:rPr>
      </w:pPr>
      <w:r w:rsidRPr="007B515F">
        <w:rPr>
          <w:rFonts w:eastAsia="Times New Roman" w:cs="Arial"/>
          <w:sz w:val="22"/>
          <w:szCs w:val="20"/>
        </w:rPr>
        <w:t>Then try to get a file that is not present at the server. You should get a “404 Not Found” message.</w:t>
      </w:r>
    </w:p>
    <w:p xmlns:wp14="http://schemas.microsoft.com/office/word/2010/wordml" w:rsidR="00C640C4" w:rsidP="00C640C4" w:rsidRDefault="00C640C4" w14:paraId="0C1F87C6" wp14:textId="77777777">
      <w:r>
        <w:rPr>
          <w:rFonts w:hAnsi="Symbol"/>
        </w:rPr>
        <w:t></w:t>
      </w:r>
      <w:r>
        <w:t xml:space="preserve"> </w:t>
      </w:r>
      <w:r>
        <w:rPr>
          <w:rStyle w:val="aa"/>
        </w:rPr>
        <w:t>Listening for Requests:</w:t>
      </w:r>
      <w:r>
        <w:t xml:space="preserve"> The server will listen on a specified port for incoming UDP packets containing HTTP requests.</w:t>
      </w:r>
    </w:p>
    <w:p xmlns:wp14="http://schemas.microsoft.com/office/word/2010/wordml" w:rsidR="00C640C4" w:rsidP="00C640C4" w:rsidRDefault="00C640C4" w14:paraId="65271C84" wp14:textId="77777777">
      <w:r>
        <w:rPr>
          <w:rFonts w:hAnsi="Symbol"/>
        </w:rPr>
        <w:t></w:t>
      </w:r>
      <w:r>
        <w:t xml:space="preserve"> </w:t>
      </w:r>
      <w:r>
        <w:rPr>
          <w:rStyle w:val="aa"/>
        </w:rPr>
        <w:t>Processing Requests:</w:t>
      </w:r>
      <w:r>
        <w:t xml:space="preserve"> Upon receiving a packet, the server will process the HTTP request and determine the appropriate response.</w:t>
      </w:r>
    </w:p>
    <w:p xmlns:wp14="http://schemas.microsoft.com/office/word/2010/wordml" w:rsidR="00C640C4" w:rsidP="00C640C4" w:rsidRDefault="00C640C4" w14:paraId="6298671F" wp14:textId="77777777">
      <w:r>
        <w:rPr>
          <w:rFonts w:hAnsi="Symbol"/>
        </w:rPr>
        <w:t></w:t>
      </w:r>
      <w:r>
        <w:t xml:space="preserve"> </w:t>
      </w:r>
      <w:r>
        <w:rPr>
          <w:rStyle w:val="aa"/>
        </w:rPr>
        <w:t>Sending Responses:</w:t>
      </w:r>
      <w:r>
        <w:t xml:space="preserve"> The server will send back the requested resources, or an error message if the resource is not found, using UDP packets.</w:t>
      </w:r>
    </w:p>
    <w:p xmlns:wp14="http://schemas.microsoft.com/office/word/2010/wordml" w:rsidR="00C640C4" w:rsidP="00C640C4" w:rsidRDefault="00C640C4" w14:paraId="73F49C5F" wp14:textId="77777777">
      <w:r>
        <w:rPr>
          <w:rFonts w:hAnsi="Symbol"/>
        </w:rPr>
        <w:t></w:t>
      </w:r>
      <w:r>
        <w:t xml:space="preserve"> </w:t>
      </w:r>
      <w:r>
        <w:rPr>
          <w:rStyle w:val="aa"/>
        </w:rPr>
        <w:t>Concurrency Handling:</w:t>
      </w:r>
      <w:r>
        <w:t xml:space="preserve"> Since UDP does not inherently support connections, handling multiple simultaneous requests requires careful management of incoming and outgoing packets.</w:t>
      </w:r>
      <w:r>
        <w:rPr>
          <w:rFonts w:hint="eastAsia"/>
        </w:rPr>
        <w:t xml:space="preserve"> </w:t>
      </w:r>
    </w:p>
    <w:p xmlns:wp14="http://schemas.microsoft.com/office/word/2010/wordml" w:rsidR="00EB082D" w:rsidP="00C640C4" w:rsidRDefault="00EB082D" w14:paraId="508B0879" wp14:textId="77777777">
      <w:pPr>
        <w:pStyle w:val="a5"/>
        <w:rPr>
          <w:rFonts w:hint="eastAsia"/>
        </w:rPr>
      </w:pPr>
      <w:r>
        <w:rPr>
          <w:rFonts w:hint="eastAsia"/>
        </w:rPr>
        <w:t xml:space="preserve">(Check point) You may fork off your UDP server from your </w:t>
      </w:r>
      <w:r>
        <w:t xml:space="preserve">existing TCP server. </w:t>
      </w:r>
      <w:r>
        <w:rPr>
          <w:rFonts w:hint="eastAsia"/>
        </w:rPr>
        <w:t>UDP server</w:t>
      </w:r>
      <w:r>
        <w:t xml:space="preserve"> will </w:t>
      </w:r>
      <w:r>
        <w:rPr>
          <w:rFonts w:hint="eastAsia"/>
        </w:rPr>
        <w:t>receive</w:t>
      </w:r>
      <w:r>
        <w:t xml:space="preserve"> exactly the same HTTP messages back and forth as before, except </w:t>
      </w:r>
      <w:r>
        <w:rPr>
          <w:rFonts w:hint="eastAsia"/>
        </w:rPr>
        <w:t>using</w:t>
      </w:r>
      <w:r>
        <w:t xml:space="preserve"> in UDP segments instead of TCP segments.</w:t>
      </w:r>
    </w:p>
    <w:p xmlns:wp14="http://schemas.microsoft.com/office/word/2010/wordml" w:rsidRPr="007B515F" w:rsidR="00EB082D" w:rsidP="007B515F" w:rsidRDefault="003158C4" w14:paraId="5DD05A4D" wp14:textId="77777777">
      <w:pPr>
        <w:numPr>
          <w:ilvl w:val="1"/>
          <w:numId w:val="7"/>
        </w:numPr>
        <w:spacing w:line="362" w:lineRule="exact"/>
        <w:ind w:left="0" w:firstLine="0"/>
        <w:rPr>
          <w:rFonts w:hint="eastAsia" w:ascii="Cambria" w:hAnsi="Cambria" w:eastAsia="Cambria" w:cs="Arial"/>
          <w:b/>
          <w:color w:val="365F91"/>
          <w:sz w:val="28"/>
          <w:szCs w:val="20"/>
        </w:rPr>
      </w:pPr>
      <w:r w:rsidRPr="007B515F">
        <w:rPr>
          <w:rFonts w:ascii="Cambria" w:hAnsi="Cambria" w:eastAsia="Cambria" w:cs="Arial"/>
          <w:b/>
          <w:color w:val="365F91"/>
          <w:sz w:val="28"/>
          <w:szCs w:val="20"/>
        </w:rPr>
        <w:t>UDP</w:t>
      </w:r>
      <w:r w:rsidRPr="007B515F">
        <w:rPr>
          <w:rFonts w:ascii="Cambria" w:hAnsi="Cambria" w:eastAsia="Cambria" w:cs="Arial"/>
          <w:color w:val="365F91"/>
          <w:sz w:val="28"/>
          <w:szCs w:val="20"/>
        </w:rPr>
        <w:t xml:space="preserve"> Web Client</w:t>
      </w:r>
      <w:r w:rsidRPr="007B515F">
        <w:rPr>
          <w:rFonts w:ascii="Cambria" w:hAnsi="Cambria" w:eastAsia="Cambria" w:cs="Arial"/>
          <w:b/>
          <w:color w:val="365F91"/>
          <w:sz w:val="28"/>
          <w:szCs w:val="20"/>
        </w:rPr>
        <w:t>:</w:t>
      </w:r>
      <w:r w:rsidRPr="0044232A" w:rsidR="0044232A">
        <w:rPr>
          <w:rFonts w:ascii="Cambria" w:hAnsi="Cambria" w:eastAsia="Cambria"/>
          <w:b/>
          <w:color w:val="4F81BD"/>
          <w:sz w:val="26"/>
        </w:rPr>
        <w:t xml:space="preserve"> </w:t>
      </w:r>
      <w:r w:rsidR="0044232A">
        <w:rPr>
          <w:rFonts w:ascii="Cambria" w:hAnsi="Cambria" w:eastAsia="Cambria"/>
          <w:b/>
          <w:color w:val="4F81BD"/>
          <w:sz w:val="26"/>
        </w:rPr>
        <w:t>Running the Server</w:t>
      </w:r>
    </w:p>
    <w:p xmlns:wp14="http://schemas.microsoft.com/office/word/2010/wordml" w:rsidR="00C640C4" w:rsidP="00C640C4" w:rsidRDefault="003158C4" w14:paraId="1BCF9DFF" wp14:textId="77777777">
      <w:pPr>
        <w:rPr>
          <w:rFonts w:eastAsia="Times New Roman"/>
        </w:rPr>
      </w:pPr>
      <w:r w:rsidRPr="003158C4">
        <w:rPr>
          <w:rFonts w:hAnsi="Symbol" w:eastAsia="Times New Roman"/>
        </w:rPr>
        <w:t></w:t>
      </w:r>
      <w:r w:rsidRPr="003158C4">
        <w:rPr>
          <w:rFonts w:eastAsia="Times New Roman"/>
        </w:rPr>
        <w:t xml:space="preserve"> </w:t>
      </w:r>
      <w:r w:rsidRPr="00C640C4" w:rsidR="00C640C4">
        <w:rPr>
          <w:rFonts w:eastAsia="Times New Roman"/>
          <w:b/>
          <w:bCs/>
        </w:rPr>
        <w:t>Sending Requests:</w:t>
      </w:r>
      <w:r w:rsidRPr="00C640C4" w:rsidR="00C640C4">
        <w:rPr>
          <w:rFonts w:eastAsia="Times New Roman"/>
        </w:rPr>
        <w:t xml:space="preserve"> The client will send HTTP GET requests to the server over UDP, specifying the desired resource.</w:t>
      </w:r>
      <w:r w:rsidR="00C640C4">
        <w:rPr>
          <w:rFonts w:eastAsia="Times New Roman"/>
        </w:rPr>
        <w:t xml:space="preserve"> </w:t>
      </w:r>
    </w:p>
    <w:p xmlns:wp14="http://schemas.microsoft.com/office/word/2010/wordml" w:rsidRPr="00C640C4" w:rsidR="00C640C4" w:rsidP="00C640C4" w:rsidRDefault="00C640C4" w14:paraId="67E44CCA" wp14:textId="77777777">
      <w:pPr>
        <w:rPr>
          <w:rFonts w:eastAsia="Times New Roman"/>
        </w:rPr>
      </w:pPr>
      <w:r w:rsidRPr="003158C4">
        <w:rPr>
          <w:rFonts w:hAnsi="Symbol" w:eastAsia="Times New Roman"/>
        </w:rPr>
        <w:t></w:t>
      </w:r>
      <w:r w:rsidRPr="003158C4">
        <w:rPr>
          <w:rFonts w:eastAsia="Times New Roman"/>
        </w:rPr>
        <w:t xml:space="preserve"> </w:t>
      </w:r>
      <w:r w:rsidRPr="00C640C4">
        <w:rPr>
          <w:rFonts w:eastAsia="Times New Roman"/>
          <w:b/>
          <w:bCs/>
        </w:rPr>
        <w:t>Receiving Responses:</w:t>
      </w:r>
      <w:r w:rsidRPr="00C640C4">
        <w:rPr>
          <w:rFonts w:eastAsia="Times New Roman"/>
        </w:rPr>
        <w:t xml:space="preserve"> The client will receive the response packets from the server and assemble them to display the requested resource or error message.</w:t>
      </w:r>
    </w:p>
    <w:p xmlns:wp14="http://schemas.microsoft.com/office/word/2010/wordml" w:rsidR="003158C4" w:rsidP="00C640C4" w:rsidRDefault="00C640C4" w14:paraId="0F44A416" wp14:textId="77777777">
      <w:pPr>
        <w:rPr>
          <w:rFonts w:eastAsia="Times New Roman"/>
        </w:rPr>
      </w:pPr>
      <w:r w:rsidRPr="003158C4">
        <w:rPr>
          <w:rFonts w:hAnsi="Symbol" w:eastAsia="Times New Roman"/>
        </w:rPr>
        <w:t></w:t>
      </w:r>
      <w:r w:rsidRPr="003158C4">
        <w:rPr>
          <w:rFonts w:eastAsia="Times New Roman"/>
        </w:rPr>
        <w:t xml:space="preserve"> </w:t>
      </w:r>
      <w:r w:rsidR="0044232A">
        <w:rPr>
          <w:rFonts w:eastAsia="Times New Roman"/>
        </w:rPr>
        <w:t xml:space="preserve">(optional) </w:t>
      </w:r>
      <w:r w:rsidRPr="00C640C4">
        <w:rPr>
          <w:rFonts w:eastAsia="Times New Roman"/>
          <w:b/>
          <w:bCs/>
        </w:rPr>
        <w:t>Timeout and Retransmission:</w:t>
      </w:r>
      <w:r w:rsidRPr="00C640C4">
        <w:rPr>
          <w:rFonts w:eastAsia="Times New Roman"/>
        </w:rPr>
        <w:t xml:space="preserve"> To handle potential packet loss, the client will implement timeout and retransmission mechanisms.</w:t>
      </w:r>
    </w:p>
    <w:p xmlns:wp14="http://schemas.microsoft.com/office/word/2010/wordml" w:rsidR="00C640C4" w:rsidP="003158C4" w:rsidRDefault="00EB082D" w14:paraId="138D526F" wp14:textId="77777777">
      <w:pPr>
        <w:pStyle w:val="a5"/>
        <w:rPr>
          <w:rFonts w:hint="eastAsia"/>
        </w:rPr>
      </w:pPr>
      <w:r>
        <w:rPr>
          <w:rFonts w:hint="eastAsia"/>
        </w:rPr>
        <w:t xml:space="preserve">Hint: </w:t>
      </w:r>
      <w:r>
        <w:t xml:space="preserve">You are required to implement in </w:t>
      </w:r>
      <w:r>
        <w:rPr>
          <w:rFonts w:hint="eastAsia"/>
        </w:rPr>
        <w:t>java</w:t>
      </w:r>
      <w:r>
        <w:t xml:space="preserve"> a stripped down and simplified web downloader client. Before starting to panic, keep in mind that a web </w:t>
      </w:r>
      <w:r>
        <w:rPr>
          <w:rFonts w:hint="eastAsia"/>
        </w:rPr>
        <w:t>client</w:t>
      </w:r>
      <w:r>
        <w:t xml:space="preserve"> is in essence a very simple program. </w:t>
      </w:r>
      <w:r>
        <w:rPr>
          <w:rFonts w:hint="eastAsia"/>
        </w:rPr>
        <w:t>I</w:t>
      </w:r>
      <w:r>
        <w:t xml:space="preserve">t simply </w:t>
      </w:r>
      <w:r>
        <w:rPr>
          <w:rFonts w:hint="eastAsia"/>
        </w:rPr>
        <w:t>send</w:t>
      </w:r>
      <w:r>
        <w:t xml:space="preserve">s a request, the contents of a named file and </w:t>
      </w:r>
      <w:r>
        <w:rPr>
          <w:rFonts w:hint="eastAsia"/>
        </w:rPr>
        <w:t>read</w:t>
      </w:r>
      <w:r>
        <w:t xml:space="preserve"> </w:t>
      </w:r>
      <w:r>
        <w:rPr>
          <w:rFonts w:hint="eastAsia"/>
        </w:rPr>
        <w:t>the</w:t>
      </w:r>
      <w:r>
        <w:t xml:space="preserve"> response. That's it! (Also, keep in mind that your text is a good reference and a section is provided in Chapter 2 with some simple Java code for doing exactly this!) For this assignment, you only need to worry about implementing the GET request of HTTP/1.0. In other words, your </w:t>
      </w:r>
      <w:r>
        <w:rPr>
          <w:rFonts w:hint="eastAsia"/>
        </w:rPr>
        <w:t>client</w:t>
      </w:r>
      <w:r>
        <w:t xml:space="preserve"> will issue a request like: </w:t>
      </w:r>
      <w:r>
        <w:rPr>
          <w:b/>
          <w:bCs/>
          <w:i/>
          <w:iCs/>
        </w:rPr>
        <w:t>GET /index.html HTTP/1.0</w:t>
      </w:r>
      <w:r>
        <w:t xml:space="preserve">. Your </w:t>
      </w:r>
      <w:r>
        <w:rPr>
          <w:rFonts w:hint="eastAsia"/>
        </w:rPr>
        <w:t xml:space="preserve">UDP Web </w:t>
      </w:r>
      <w:r>
        <w:t xml:space="preserve">server will open this file relative to its current directory, read the contents, and send back the results. The </w:t>
      </w:r>
      <w:r>
        <w:rPr>
          <w:rFonts w:hint="eastAsia"/>
        </w:rPr>
        <w:t>Client</w:t>
      </w:r>
      <w:r>
        <w:t xml:space="preserve"> will </w:t>
      </w:r>
      <w:r>
        <w:rPr>
          <w:rFonts w:hint="eastAsia"/>
        </w:rPr>
        <w:t>display</w:t>
      </w:r>
      <w:r>
        <w:t xml:space="preserve"> the file </w:t>
      </w:r>
      <w:r>
        <w:rPr>
          <w:rFonts w:hint="eastAsia"/>
        </w:rPr>
        <w:t>on the window</w:t>
      </w:r>
      <w:r>
        <w:t xml:space="preserve">. When you are done, you should be able to use your </w:t>
      </w:r>
      <w:r>
        <w:rPr>
          <w:rFonts w:hint="eastAsia"/>
        </w:rPr>
        <w:t>UDP</w:t>
      </w:r>
      <w:r>
        <w:t xml:space="preserve"> web browser to talk to your </w:t>
      </w:r>
      <w:r>
        <w:rPr>
          <w:rFonts w:hint="eastAsia"/>
        </w:rPr>
        <w:t xml:space="preserve">UDP Web </w:t>
      </w:r>
      <w:r>
        <w:t xml:space="preserve">server, or use your web client to retrieve documents off of another </w:t>
      </w:r>
      <w:r>
        <w:rPr>
          <w:rFonts w:hint="eastAsia"/>
        </w:rPr>
        <w:t xml:space="preserve">UDP </w:t>
      </w:r>
      <w:r>
        <w:t>web site.</w:t>
      </w:r>
    </w:p>
    <w:p xmlns:wp14="http://schemas.microsoft.com/office/word/2010/wordml" w:rsidRPr="007B515F" w:rsidR="00C640C4" w:rsidP="007B515F" w:rsidRDefault="00C640C4" w14:paraId="5983304D" wp14:textId="77777777">
      <w:pPr>
        <w:numPr>
          <w:ilvl w:val="1"/>
          <w:numId w:val="7"/>
        </w:numPr>
        <w:spacing w:line="362" w:lineRule="exact"/>
        <w:ind w:left="0" w:firstLine="0"/>
        <w:rPr>
          <w:rFonts w:hint="eastAsia" w:ascii="Cambria" w:hAnsi="Cambria" w:eastAsia="Cambria" w:cs="Arial"/>
          <w:b/>
          <w:color w:val="365F91"/>
          <w:sz w:val="28"/>
          <w:szCs w:val="20"/>
        </w:rPr>
      </w:pPr>
      <w:r w:rsidRPr="007B515F">
        <w:rPr>
          <w:rFonts w:ascii="Cambria" w:hAnsi="Cambria" w:eastAsia="Cambria" w:cs="Arial"/>
          <w:b/>
          <w:color w:val="365F91"/>
          <w:sz w:val="28"/>
          <w:szCs w:val="20"/>
        </w:rPr>
        <w:t>Testing</w:t>
      </w:r>
    </w:p>
    <w:p xmlns:wp14="http://schemas.microsoft.com/office/word/2010/wordml" w:rsidR="00C640C4" w:rsidP="00C640C4" w:rsidRDefault="00C640C4" w14:paraId="1173B43B" wp14:textId="77777777">
      <w:r>
        <w:rPr>
          <w:rFonts w:hAnsi="Symbol"/>
        </w:rPr>
        <w:t></w:t>
      </w:r>
      <w:r>
        <w:t xml:space="preserve"> Test the server by sending various HTTP requests from the client and verifying the responses.</w:t>
      </w:r>
    </w:p>
    <w:p xmlns:wp14="http://schemas.microsoft.com/office/word/2010/wordml" w:rsidR="00C640C4" w:rsidP="00C640C4" w:rsidRDefault="00C640C4" w14:paraId="11D8E17B" wp14:textId="77777777">
      <w:pPr>
        <w:rPr>
          <w:rFonts w:hAnsi="Symbol" w:eastAsia="Times New Roman"/>
        </w:rPr>
      </w:pPr>
      <w:r>
        <w:rPr>
          <w:rFonts w:hAnsi="Symbol"/>
        </w:rPr>
        <w:t></w:t>
      </w:r>
      <w:r>
        <w:t xml:space="preserve"> Simulate packet loss and delays to test the reliability and robustness of the client’s timeout and retransmission mechanisms.</w:t>
      </w:r>
      <w:r w:rsidRPr="003158C4">
        <w:rPr>
          <w:rFonts w:hAnsi="Symbol" w:eastAsia="Times New Roman"/>
        </w:rPr>
        <w:t xml:space="preserve"> </w:t>
      </w:r>
    </w:p>
    <w:p xmlns:wp14="http://schemas.microsoft.com/office/word/2010/wordml" w:rsidR="003158C4" w:rsidP="00C640C4" w:rsidRDefault="003158C4" w14:paraId="350A2098" wp14:textId="77777777">
      <w:pPr>
        <w:rPr>
          <w:rFonts w:eastAsia="Times New Roman"/>
        </w:rPr>
      </w:pPr>
      <w:r w:rsidRPr="003158C4">
        <w:rPr>
          <w:rFonts w:hAnsi="Symbol" w:eastAsia="Times New Roman"/>
        </w:rPr>
        <w:t></w:t>
      </w:r>
      <w:r w:rsidRPr="003158C4">
        <w:rPr>
          <w:rFonts w:eastAsia="Times New Roman"/>
        </w:rPr>
        <w:t xml:space="preserve"> Ensure your client and server support the HTTP/1.0 GET command.</w:t>
      </w:r>
    </w:p>
    <w:p xmlns:wp14="http://schemas.microsoft.com/office/word/2010/wordml" w:rsidR="003158C4" w:rsidP="003158C4" w:rsidRDefault="003158C4" w14:paraId="50ADEB75" wp14:textId="77777777">
      <w:pPr>
        <w:rPr>
          <w:rFonts w:eastAsia="Times New Roman"/>
        </w:rPr>
      </w:pPr>
      <w:r w:rsidRPr="003158C4">
        <w:rPr>
          <w:rFonts w:hAnsi="Symbol" w:eastAsia="Times New Roman"/>
        </w:rPr>
        <w:t></w:t>
      </w:r>
      <w:r w:rsidRPr="003158C4">
        <w:rPr>
          <w:rFonts w:eastAsia="Times New Roman"/>
        </w:rPr>
        <w:t xml:space="preserve"> Handle different HTTP </w:t>
      </w:r>
      <w:r>
        <w:rPr>
          <w:rFonts w:eastAsia="Times New Roman"/>
        </w:rPr>
        <w:t xml:space="preserve">commands and </w:t>
      </w:r>
      <w:r w:rsidRPr="003158C4">
        <w:rPr>
          <w:rFonts w:eastAsia="Times New Roman"/>
        </w:rPr>
        <w:t>response codes such as</w:t>
      </w:r>
      <w:r>
        <w:rPr>
          <w:rFonts w:eastAsia="Times New Roman"/>
        </w:rPr>
        <w:t xml:space="preserve"> command: POST, PUT, HEAD,</w:t>
      </w:r>
      <w:r w:rsidRPr="003158C4">
        <w:rPr>
          <w:rFonts w:eastAsia="Times New Roman"/>
        </w:rPr>
        <w:t xml:space="preserve"> </w:t>
      </w:r>
      <w:r>
        <w:rPr>
          <w:rFonts w:eastAsia="Times New Roman"/>
        </w:rPr>
        <w:t xml:space="preserve">response: </w:t>
      </w:r>
      <w:r w:rsidRPr="003158C4">
        <w:rPr>
          <w:rFonts w:eastAsia="Times New Roman"/>
        </w:rPr>
        <w:t>200 OK, 404 Not Found, 505 Version Not Supported, and 501 Method Not Implemented.</w:t>
      </w:r>
    </w:p>
    <w:p xmlns:wp14="http://schemas.microsoft.com/office/word/2010/wordml" w:rsidR="00C640C4" w:rsidP="003158C4" w:rsidRDefault="00C640C4" w14:paraId="7B1EC493" wp14:textId="77777777">
      <w:pPr>
        <w:spacing w:before="100" w:beforeAutospacing="1" w:after="100" w:afterAutospacing="1"/>
      </w:pPr>
      <w:r>
        <w:t>This assignment will enhance your understanding of UDP communication, concurrent request handling, and the challenges of implementing reliable communication over an unreliable protocol. By the end of this project, you will have a fully functional UDP-based web server and client capable of handling basic web requests and responses.</w:t>
      </w:r>
      <w:r>
        <w:rPr>
          <w:rFonts w:hint="eastAsia"/>
        </w:rPr>
        <w:t xml:space="preserve"> </w:t>
      </w:r>
    </w:p>
    <w:p xmlns:wp14="http://schemas.microsoft.com/office/word/2010/wordml" w:rsidR="00EB082D" w:rsidP="003158C4" w:rsidRDefault="00EB082D" w14:paraId="1D8FD2D0" wp14:textId="77777777">
      <w:pPr>
        <w:spacing w:before="100" w:beforeAutospacing="1" w:after="100" w:afterAutospacing="1"/>
        <w:rPr>
          <w:rFonts w:hint="eastAsia"/>
        </w:rPr>
      </w:pPr>
      <w:r>
        <w:rPr>
          <w:rFonts w:hint="eastAsia"/>
        </w:rPr>
        <w:t xml:space="preserve">Hint; </w:t>
      </w:r>
      <w:r>
        <w:t>You</w:t>
      </w:r>
      <w:r>
        <w:rPr>
          <w:rFonts w:hint="eastAsia"/>
        </w:rPr>
        <w:t>r client</w:t>
      </w:r>
      <w:r>
        <w:t xml:space="preserve"> need</w:t>
      </w:r>
      <w:r>
        <w:rPr>
          <w:rFonts w:hint="eastAsia"/>
        </w:rPr>
        <w:t>s</w:t>
      </w:r>
      <w:r>
        <w:t xml:space="preserve"> to support the GET command of HTTP/1.0. Your client </w:t>
      </w:r>
      <w:r>
        <w:rPr>
          <w:rFonts w:hint="eastAsia"/>
        </w:rPr>
        <w:t>may</w:t>
      </w:r>
      <w:r>
        <w:t xml:space="preserve"> send </w:t>
      </w:r>
      <w:r>
        <w:rPr>
          <w:rFonts w:hint="eastAsia"/>
        </w:rPr>
        <w:t>other</w:t>
      </w:r>
      <w:r>
        <w:t xml:space="preserve"> options to the request, </w:t>
      </w:r>
      <w:r>
        <w:rPr>
          <w:rFonts w:hint="eastAsia"/>
        </w:rPr>
        <w:t>if</w:t>
      </w:r>
      <w:r>
        <w:t xml:space="preserve"> your server </w:t>
      </w:r>
      <w:r>
        <w:rPr>
          <w:rFonts w:hint="eastAsia"/>
        </w:rPr>
        <w:t>may</w:t>
      </w:r>
      <w:r>
        <w:t xml:space="preserve"> </w:t>
      </w:r>
      <w:r>
        <w:rPr>
          <w:rFonts w:hint="eastAsia"/>
        </w:rPr>
        <w:t>handle</w:t>
      </w:r>
      <w:r>
        <w:t xml:space="preserve"> them. In response to a GET command, your server should respond with a proper HTTP response header when the file exists and can be sent. The first line should be a valid status line like </w:t>
      </w:r>
      <w:r>
        <w:rPr>
          <w:b/>
          <w:bCs/>
          <w:i/>
          <w:iCs/>
        </w:rPr>
        <w:t>HTTP/1.0 200 OK</w:t>
      </w:r>
      <w:r>
        <w:t xml:space="preserve">. You should also include a header line specifying the content length; i.e., the size of the file. You should also provide a content type header line for </w:t>
      </w:r>
      <w:r>
        <w:rPr>
          <w:b/>
          <w:bCs/>
          <w:i/>
          <w:iCs/>
        </w:rPr>
        <w:t>GIF</w:t>
      </w:r>
      <w:r>
        <w:t xml:space="preserve"> and </w:t>
      </w:r>
      <w:r>
        <w:rPr>
          <w:b/>
          <w:bCs/>
          <w:i/>
          <w:iCs/>
        </w:rPr>
        <w:t>JPEG</w:t>
      </w:r>
      <w:r>
        <w:t xml:space="preserve"> files, to allow browsers to view embedded images and so on. Essentially, you just need to look for a </w:t>
      </w:r>
      <w:r>
        <w:rPr>
          <w:b/>
          <w:bCs/>
          <w:i/>
          <w:iCs/>
        </w:rPr>
        <w:t>.gif</w:t>
      </w:r>
      <w:r>
        <w:t xml:space="preserve"> or </w:t>
      </w:r>
      <w:r>
        <w:rPr>
          <w:b/>
          <w:bCs/>
          <w:i/>
          <w:iCs/>
        </w:rPr>
        <w:t>.jpg</w:t>
      </w:r>
      <w:r>
        <w:t xml:space="preserve"> or </w:t>
      </w:r>
      <w:r>
        <w:rPr>
          <w:b/>
          <w:bCs/>
          <w:i/>
          <w:iCs/>
        </w:rPr>
        <w:t>.jpeg</w:t>
      </w:r>
      <w:r>
        <w:t xml:space="preserve"> file extension at the end of a file name, and add the content type line if the extension matches. Otherwise, do nothing, and the browser will assume it is an HTML file. You are welcome to add content type lines for other kinds of files, if you so choose.</w:t>
      </w:r>
      <w:r>
        <w:rPr>
          <w:rFonts w:hint="eastAsia"/>
        </w:rPr>
        <w:t xml:space="preserve"> </w:t>
      </w:r>
      <w:r>
        <w:t xml:space="preserve">You may also add additional header values to return, such as dates, and so on, but they are not required. If the file requested in a GET request does not exist, you should return a 404 message to the client. The first line should be a status line like </w:t>
      </w:r>
      <w:r>
        <w:rPr>
          <w:b/>
          <w:bCs/>
          <w:i/>
          <w:iCs/>
        </w:rPr>
        <w:t>HTTP/1.0 404 Not Found</w:t>
      </w:r>
      <w:r>
        <w:t xml:space="preserve">. As a response body, it should include a simple HTML message describing the problem. If the client uses a version in its request other than HTTP/1.0, you should return a 505 message to the client. The first line should be a status line like </w:t>
      </w:r>
      <w:r>
        <w:rPr>
          <w:b/>
          <w:bCs/>
          <w:i/>
          <w:iCs/>
        </w:rPr>
        <w:t>HTTP/1.0 505 Version Not Supported</w:t>
      </w:r>
      <w:r>
        <w:t xml:space="preserve">. As a response body, it should include a simple HTML message describing the problem. If the client issues something other than a GET request, but still claims to be using HTTP/1.0, you should return a 501 message to the client. The first line should be a status line like </w:t>
      </w:r>
      <w:r>
        <w:rPr>
          <w:b/>
          <w:bCs/>
          <w:i/>
          <w:iCs/>
        </w:rPr>
        <w:t>HTTP/1.0 501 Method Not Implemented</w:t>
      </w:r>
      <w:r>
        <w:t xml:space="preserve">. As a response body, it should include a simple HTML message describing the problem. If the web downloader client received a reply from the server other than a 200 message indicating everything is fine, the client should print the entire message to the screen. </w:t>
      </w:r>
    </w:p>
    <w:p xmlns:wp14="http://schemas.microsoft.com/office/word/2010/wordml" w:rsidR="00EB082D" w:rsidP="00EB082D" w:rsidRDefault="00EB082D" w14:paraId="4A5ADF3D" wp14:textId="77777777">
      <w:pPr>
        <w:spacing w:before="100" w:beforeAutospacing="1" w:after="100" w:afterAutospacing="1"/>
      </w:pPr>
      <w:r>
        <w:t xml:space="preserve">From a UDP perspective, you no longer need to do any connection handshaking; instead, your client can start out and immediately send its request in a UDP segment to the server, and the server can respond immediately. You now have message boundaries to make your life easier, as each UDP message is logically separate from the rest, and are not all part of the same stream. The same HTTP messages as in the TCP code will be sent back and forth. It is important to note that since you no longer have a connection, your server will need to figure out where to send data back to the client. (Since it has to address packets back, it needs to know the return address!) To do so, you should be using </w:t>
      </w:r>
      <w:proofErr w:type="spellStart"/>
      <w:r>
        <w:t>sendto</w:t>
      </w:r>
      <w:proofErr w:type="spellEnd"/>
      <w:r>
        <w:t xml:space="preserve">() and </w:t>
      </w:r>
      <w:proofErr w:type="spellStart"/>
      <w:r>
        <w:t>recvfrom</w:t>
      </w:r>
      <w:proofErr w:type="spellEnd"/>
      <w:r>
        <w:t xml:space="preserve">() in your client and server. Your server can simply pull the client's address out of the address parameters passed out of its call to </w:t>
      </w:r>
      <w:proofErr w:type="spellStart"/>
      <w:r>
        <w:t>recvfrom</w:t>
      </w:r>
      <w:proofErr w:type="spellEnd"/>
      <w:r>
        <w:t xml:space="preserve">() and use that when it needs to call </w:t>
      </w:r>
      <w:proofErr w:type="spellStart"/>
      <w:r>
        <w:t>sendto</w:t>
      </w:r>
      <w:proofErr w:type="spellEnd"/>
      <w:r>
        <w:t xml:space="preserve">() to send data back. It is also important to note that you no longer have a connection for the server to close after sending the file, so you might need to do something special to let the client know the file is finished. There are several possibilities: </w:t>
      </w:r>
      <w:r>
        <w:rPr>
          <w:rFonts w:hint="eastAsia"/>
        </w:rPr>
        <w:t xml:space="preserve">1. </w:t>
      </w:r>
      <w:r>
        <w:t xml:space="preserve">If your client was using the content length field from your previous assignment to tell when to stop reading, you can use the same general idea here. </w:t>
      </w:r>
      <w:r>
        <w:rPr>
          <w:rFonts w:hint="eastAsia"/>
        </w:rPr>
        <w:t xml:space="preserve">2. </w:t>
      </w:r>
      <w:r>
        <w:t>You can send a special segment with special text from the server to the client to indicate the end of the file. (Make sure the text is special enough so you it likely will not happen in the middle of files transferred!) Each time the client receives a UDP segment, it checks to see if it is the end of file segment. An interesting twist would be to try having the server send an empty UDP segment (size of 0) ... some UDP implementations allow you to do this. (This could have reading from the UDP socket return a 0, as was the case when a TCP connection was closed in the previous assignment.)</w:t>
      </w:r>
    </w:p>
    <w:p xmlns:wp14="http://schemas.microsoft.com/office/word/2010/wordml" w:rsidRPr="007B515F" w:rsidR="00C640C4" w:rsidP="007B515F" w:rsidRDefault="00C640C4" w14:paraId="460D75E0"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Sample codes</w:t>
      </w:r>
    </w:p>
    <w:p xmlns:wp14="http://schemas.microsoft.com/office/word/2010/wordml" w:rsidR="00C640C4" w:rsidP="00EB082D" w:rsidRDefault="00C640C4" w14:paraId="44477685" wp14:textId="77777777">
      <w:pPr>
        <w:spacing w:before="100" w:beforeAutospacing="1" w:after="100" w:afterAutospacing="1"/>
      </w:pPr>
      <w:r>
        <w:t>The server will listen on a specific UDP port for incoming requests, process these requests in separate threads, and send appropriate responses back to the clients. The client will be capable of sending HTTP requests to the server and receiving responses.</w:t>
      </w:r>
    </w:p>
    <w:p xmlns:wp14="http://schemas.microsoft.com/office/word/2010/wordml" w:rsidRPr="007B515F" w:rsidR="00C640C4" w:rsidP="007B515F" w:rsidRDefault="00C640C4" w14:paraId="33FFA004"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Sample Code for UDP Web Server</w:t>
      </w:r>
    </w:p>
    <w:p xmlns:wp14="http://schemas.microsoft.com/office/word/2010/wordml" w:rsidRPr="007B515F" w:rsidR="001C1A15" w:rsidP="007B515F" w:rsidRDefault="00C640C4" w14:paraId="53A32F9E" wp14:textId="77777777">
      <w:pPr>
        <w:pStyle w:val="4"/>
        <w:rPr>
          <w:rFonts w:hint="eastAsia"/>
        </w:rPr>
      </w:pPr>
      <w:r>
        <w:t>Main Server Class</w:t>
      </w:r>
    </w:p>
    <w:p xmlns:wp14="http://schemas.microsoft.com/office/word/2010/wordml" w:rsidR="00C640C4" w:rsidP="00C640C4" w:rsidRDefault="008076E5" w14:paraId="48107BC6" wp14:textId="77777777">
      <w:pPr>
        <w:pStyle w:val="HTML"/>
      </w:pPr>
      <w:r>
        <w:t>UDPWebServer.</w:t>
      </w:r>
      <w:r w:rsidR="00C640C4">
        <w:t>java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Change w:author="来宾用户" w:date="2024-11-29T10:59:37.522Z" w16du:dateUtc="2024-11-29T10:59:37.522Z" w:id="1508054281">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PrChange>
      </w:tblPr>
      <w:tblGrid>
        <w:gridCol w:w="9016"/>
        <w:tblGridChange w:id="741890576">
          <w:tblGrid>
            <w:gridCol w:w="9016"/>
          </w:tblGrid>
        </w:tblGridChange>
      </w:tblGrid>
      <w:tr xmlns:wp14="http://schemas.microsoft.com/office/word/2010/wordml" w:rsidR="001C1A15" w:rsidTr="7A86CD58" w14:paraId="37C18759" wp14:textId="77777777">
        <w:trPr>
          <w:trHeight w:val="6390"/>
          <w:trPrChange w:author="来宾用户" w:date="2024-11-29T10:59:37.736Z" w16du:dateUtc="2024-11-29T10:59:37.736Z" w:id="1905434266">
            <w:trPr>
              <w:trHeight w:val="300"/>
            </w:trPr>
          </w:trPrChange>
        </w:trPr>
        <w:tc>
          <w:tcPr>
            <w:tcW w:w="9224" w:type="dxa"/>
            <w:shd w:val="clear" w:color="auto" w:fill="auto"/>
            <w:tcMar/>
            <w:tcPrChange w:author="来宾用户" w:date="2024-11-29T10:59:37.521Z" w:id="2076620409">
              <w:tcPr>
                <w:tcW w:w="9016" w:type="dxa"/>
                <w:shd w:val="clear" w:color="auto" w:fill="auto"/>
                <w:tcMar/>
              </w:tcPr>
            </w:tcPrChange>
          </w:tcPr>
          <w:p w:rsidRPr="007B515F" w:rsidR="001C1A15" w:rsidP="00DC4ADE" w:rsidRDefault="001C1A15" w14:paraId="36E6485E"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w:t>
            </w:r>
            <w:r w:rsidRPr="007B515F">
              <w:rPr>
                <w:rFonts w:ascii="Cambria" w:hAnsi="Cambria" w:eastAsia="Gulim" w:cs="Gulim"/>
                <w:color w:val="000000"/>
                <w:sz w:val="18"/>
                <w:szCs w:val="18"/>
                <w:u w:val="single"/>
              </w:rPr>
              <w:t>java.io</w:t>
            </w:r>
            <w:r w:rsidRPr="007B515F">
              <w:rPr>
                <w:rFonts w:ascii="Cambria" w:hAnsi="Cambria" w:eastAsia="Gulim" w:cs="Gulim"/>
                <w:color w:val="000000"/>
                <w:sz w:val="18"/>
                <w:szCs w:val="18"/>
              </w:rPr>
              <w:t>.* ;</w:t>
            </w:r>
          </w:p>
          <w:p w:rsidRPr="007B515F" w:rsidR="001C1A15" w:rsidP="00DC4ADE" w:rsidRDefault="001C1A15" w14:paraId="2E3C624B"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java.net.* ;</w:t>
            </w:r>
          </w:p>
          <w:p w:rsidRPr="007B515F" w:rsidR="001C1A15" w:rsidP="00DC4ADE" w:rsidRDefault="001C1A15" w14:paraId="5C67F333"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u w:val="single"/>
              </w:rPr>
              <w:t>java.util</w:t>
            </w:r>
            <w:proofErr w:type="spellEnd"/>
            <w:r w:rsidRPr="007B515F">
              <w:rPr>
                <w:rFonts w:ascii="Cambria" w:hAnsi="Cambria" w:eastAsia="Gulim" w:cs="Gulim"/>
                <w:color w:val="000000"/>
                <w:sz w:val="18"/>
                <w:szCs w:val="18"/>
              </w:rPr>
              <w:t>.* ;</w:t>
            </w:r>
          </w:p>
          <w:p w:rsidRPr="007B515F" w:rsidR="001C1A15" w:rsidP="00DC4ADE" w:rsidRDefault="001C1A15" w14:paraId="02EB378F" wp14:textId="77777777">
            <w:pPr>
              <w:shd w:val="clear" w:color="auto" w:fill="FFFFFF"/>
              <w:rPr>
                <w:rFonts w:ascii="Cambria" w:hAnsi="Cambria" w:eastAsia="Gulim" w:cs="Gulim"/>
                <w:color w:val="000000"/>
                <w:sz w:val="18"/>
                <w:szCs w:val="18"/>
              </w:rPr>
            </w:pPr>
          </w:p>
          <w:p w:rsidRPr="007B515F" w:rsidR="001C1A15" w:rsidP="00DC4ADE" w:rsidRDefault="001C1A15" w14:paraId="75A1CB78"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public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final</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class</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UDPWebServer</w:t>
            </w:r>
            <w:proofErr w:type="spellEnd"/>
            <w:r w:rsidRPr="007B515F">
              <w:rPr>
                <w:rFonts w:ascii="Cambria" w:hAnsi="Cambria" w:eastAsia="Gulim" w:cs="Gulim"/>
                <w:color w:val="000000"/>
                <w:sz w:val="18"/>
                <w:szCs w:val="18"/>
              </w:rPr>
              <w:t xml:space="preserve"> {</w:t>
            </w:r>
          </w:p>
          <w:p w:rsidRPr="007B515F" w:rsidR="001C1A15" w:rsidP="00DC4ADE" w:rsidRDefault="001C1A15" w14:paraId="3CA7A08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public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static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void</w:t>
            </w:r>
            <w:r w:rsidRPr="007B515F">
              <w:rPr>
                <w:rFonts w:ascii="Cambria" w:hAnsi="Cambria" w:eastAsia="Gulim" w:cs="Gulim"/>
                <w:color w:val="000000"/>
                <w:sz w:val="18"/>
                <w:szCs w:val="18"/>
              </w:rPr>
              <w:t xml:space="preserve"> main(String </w:t>
            </w:r>
            <w:proofErr w:type="spellStart"/>
            <w:r w:rsidRPr="007B515F">
              <w:rPr>
                <w:rFonts w:ascii="Cambria" w:hAnsi="Cambria" w:eastAsia="Gulim" w:cs="Gulim"/>
                <w:color w:val="6A3E3E"/>
                <w:sz w:val="18"/>
                <w:szCs w:val="18"/>
              </w:rPr>
              <w:t>argv</w:t>
            </w:r>
            <w:proofErr w:type="spellEnd"/>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throws</w:t>
            </w:r>
            <w:r w:rsidRPr="007B515F">
              <w:rPr>
                <w:rFonts w:ascii="Cambria" w:hAnsi="Cambria" w:eastAsia="Gulim" w:cs="Gulim"/>
                <w:color w:val="000000"/>
                <w:sz w:val="18"/>
                <w:szCs w:val="18"/>
              </w:rPr>
              <w:t xml:space="preserve"> Exception {</w:t>
            </w:r>
          </w:p>
          <w:p w:rsidRPr="007B515F" w:rsidR="001C1A15" w:rsidP="00DC4ADE" w:rsidRDefault="001C1A15" w14:paraId="2C6060FF"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w:t>
            </w:r>
            <w:r w:rsidR="00E84F28">
              <w:rPr>
                <w:rFonts w:ascii="Cambria" w:hAnsi="Cambria" w:eastAsia="Gulim" w:cs="Gulim"/>
                <w:color w:val="3F7F5F"/>
                <w:sz w:val="18"/>
                <w:szCs w:val="18"/>
                <w:highlight w:val="yellow"/>
              </w:rPr>
              <w:t xml:space="preserve">Mission 1. </w:t>
            </w:r>
            <w:r w:rsidRPr="007B515F" w:rsidR="004312DC">
              <w:rPr>
                <w:rFonts w:ascii="Cambria" w:hAnsi="Cambria" w:eastAsia="Gulim" w:cs="Gulim"/>
                <w:color w:val="3F7F5F"/>
                <w:sz w:val="18"/>
                <w:szCs w:val="18"/>
                <w:highlight w:val="yellow"/>
              </w:rPr>
              <w:t xml:space="preserve">Fill in #1 Create </w:t>
            </w:r>
            <w:proofErr w:type="spellStart"/>
            <w:r w:rsidRPr="007B515F" w:rsidR="004312DC">
              <w:rPr>
                <w:rFonts w:ascii="Cambria" w:hAnsi="Cambria" w:eastAsia="Gulim" w:cs="Gulim"/>
                <w:color w:val="3F7F5F"/>
                <w:sz w:val="18"/>
                <w:szCs w:val="18"/>
                <w:highlight w:val="yellow"/>
              </w:rPr>
              <w:t>DatagramSocket</w:t>
            </w:r>
            <w:proofErr w:type="spellEnd"/>
            <w:r w:rsidRPr="007B515F" w:rsidR="004312DC">
              <w:rPr>
                <w:rFonts w:ascii="Cambria" w:hAnsi="Cambria" w:eastAsia="Gulim" w:cs="Gulim"/>
                <w:color w:val="3F7F5F"/>
                <w:sz w:val="18"/>
                <w:szCs w:val="18"/>
                <w:highlight w:val="yellow"/>
              </w:rPr>
              <w:t>.</w:t>
            </w:r>
          </w:p>
          <w:p w:rsidRPr="007B515F" w:rsidR="001C1A15" w:rsidP="00DC4ADE" w:rsidRDefault="001C1A15" w14:paraId="2E0CD599"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000000"/>
                <w:sz w:val="18"/>
                <w:szCs w:val="18"/>
                <w:highlight w:val="yellow"/>
              </w:rPr>
              <w:t>DatagramSocket</w:t>
            </w:r>
            <w:proofErr w:type="spellEnd"/>
            <w:r w:rsidRPr="007B515F">
              <w:rPr>
                <w:rFonts w:ascii="Cambria" w:hAnsi="Cambria" w:eastAsia="Gulim" w:cs="Gulim"/>
                <w:color w:val="000000"/>
                <w:sz w:val="18"/>
                <w:szCs w:val="18"/>
                <w:highlight w:val="yellow"/>
              </w:rPr>
              <w:t xml:space="preserve"> </w:t>
            </w:r>
            <w:r w:rsidRPr="007B515F">
              <w:rPr>
                <w:rFonts w:ascii="Cambria" w:hAnsi="Cambria" w:eastAsia="Gulim" w:cs="Gulim"/>
                <w:color w:val="6A3E3E"/>
                <w:sz w:val="18"/>
                <w:szCs w:val="18"/>
                <w:highlight w:val="yellow"/>
              </w:rPr>
              <w:t>socket</w:t>
            </w:r>
            <w:r w:rsidRPr="007B515F">
              <w:rPr>
                <w:rFonts w:ascii="Cambria" w:hAnsi="Cambria" w:eastAsia="Gulim" w:cs="Gulim"/>
                <w:color w:val="000000"/>
                <w:sz w:val="18"/>
                <w:szCs w:val="18"/>
                <w:highlight w:val="yellow"/>
              </w:rPr>
              <w:t xml:space="preserve"> = </w:t>
            </w:r>
            <w:r w:rsidRPr="00A45FD0" w:rsidR="00A45FD0">
              <w:rPr>
                <w:rFonts w:ascii="Cambria" w:hAnsi="Cambria" w:eastAsia="Gulim" w:cs="Gulim"/>
                <w:b/>
                <w:bCs/>
                <w:color w:val="7F0055"/>
                <w:sz w:val="18"/>
                <w:szCs w:val="18"/>
              </w:rPr>
              <w:t>/* Fill in */;</w:t>
            </w:r>
            <w:r w:rsidRPr="007B515F">
              <w:rPr>
                <w:rFonts w:ascii="Cambria" w:hAnsi="Cambria" w:eastAsia="Gulim" w:cs="Gulim"/>
                <w:color w:val="3F7F5F"/>
                <w:sz w:val="18"/>
                <w:szCs w:val="18"/>
                <w:highlight w:val="yellow"/>
              </w:rPr>
              <w:t xml:space="preserve">// Changed </w:t>
            </w:r>
            <w:proofErr w:type="spellStart"/>
            <w:r w:rsidR="004312DC">
              <w:rPr>
                <w:rFonts w:ascii="Cambria" w:hAnsi="Cambria" w:eastAsia="Gulim" w:cs="Gulim"/>
                <w:color w:val="3F7F5F"/>
                <w:sz w:val="18"/>
                <w:szCs w:val="18"/>
                <w:highlight w:val="yellow"/>
              </w:rPr>
              <w:t>ServerSocket</w:t>
            </w:r>
            <w:proofErr w:type="spellEnd"/>
            <w:r w:rsidR="004312DC">
              <w:rPr>
                <w:rFonts w:ascii="Cambria" w:hAnsi="Cambria" w:eastAsia="Gulim" w:cs="Gulim"/>
                <w:color w:val="3F7F5F"/>
                <w:sz w:val="18"/>
                <w:szCs w:val="18"/>
                <w:highlight w:val="yellow"/>
              </w:rPr>
              <w:t xml:space="preserve"> </w:t>
            </w:r>
            <w:r w:rsidRPr="007B515F">
              <w:rPr>
                <w:rFonts w:ascii="Cambria" w:hAnsi="Cambria" w:eastAsia="Gulim" w:cs="Gulim"/>
                <w:color w:val="3F7F5F"/>
                <w:sz w:val="18"/>
                <w:szCs w:val="18"/>
                <w:highlight w:val="yellow"/>
              </w:rPr>
              <w:t xml:space="preserve">to </w:t>
            </w:r>
            <w:proofErr w:type="spellStart"/>
            <w:r w:rsidRPr="007B515F">
              <w:rPr>
                <w:rFonts w:ascii="Cambria" w:hAnsi="Cambria" w:eastAsia="Gulim" w:cs="Gulim"/>
                <w:color w:val="3F7F5F"/>
                <w:sz w:val="18"/>
                <w:szCs w:val="18"/>
                <w:highlight w:val="yellow"/>
              </w:rPr>
              <w:t>DatagramSocket</w:t>
            </w:r>
            <w:proofErr w:type="spellEnd"/>
          </w:p>
          <w:p w:rsidRPr="007B515F" w:rsidR="001C1A15" w:rsidP="00DC4ADE" w:rsidRDefault="001C1A15" w14:paraId="6994FCC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3808D97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Process HTTP service requests in an infinite loop.</w:t>
            </w:r>
          </w:p>
          <w:p w:rsidR="001C1A15" w:rsidP="00DC4ADE" w:rsidRDefault="001C1A15" w14:paraId="27D7F28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while</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true</w:t>
            </w:r>
            <w:r w:rsidRPr="007B515F">
              <w:rPr>
                <w:rFonts w:ascii="Cambria" w:hAnsi="Cambria" w:eastAsia="Gulim" w:cs="Gulim"/>
                <w:color w:val="000000"/>
                <w:sz w:val="18"/>
                <w:szCs w:val="18"/>
              </w:rPr>
              <w:t>) {</w:t>
            </w:r>
          </w:p>
          <w:p w:rsidRPr="007B515F" w:rsidR="004312DC" w:rsidP="007B515F" w:rsidRDefault="004312DC" w14:paraId="039BC0A7" wp14:textId="77777777">
            <w:pPr>
              <w:shd w:val="clear" w:color="auto" w:fill="FFFFFF"/>
              <w:ind w:firstLine="270" w:firstLineChars="150"/>
              <w:rPr>
                <w:rFonts w:ascii="Cambria" w:hAnsi="Cambria" w:eastAsia="Gulim" w:cs="Gulim"/>
                <w:color w:val="3F7F5F"/>
                <w:sz w:val="18"/>
                <w:szCs w:val="18"/>
                <w:highlight w:val="yellow"/>
              </w:rPr>
            </w:pPr>
            <w:r w:rsidRPr="007B515F">
              <w:rPr>
                <w:rFonts w:ascii="Cambria" w:hAnsi="Cambria" w:eastAsia="Gulim" w:cs="Gulim"/>
                <w:color w:val="3F7F5F"/>
                <w:sz w:val="18"/>
                <w:szCs w:val="18"/>
                <w:highlight w:val="yellow"/>
              </w:rPr>
              <w:t>//</w:t>
            </w:r>
            <w:r w:rsidR="00E84F28">
              <w:rPr>
                <w:rFonts w:ascii="Cambria" w:hAnsi="Cambria" w:eastAsia="Gulim" w:cs="Gulim"/>
                <w:color w:val="3F7F5F"/>
                <w:sz w:val="18"/>
                <w:szCs w:val="18"/>
                <w:highlight w:val="yellow"/>
              </w:rPr>
              <w:t xml:space="preserve">Mission </w:t>
            </w:r>
            <w:r w:rsidRPr="007B515F">
              <w:rPr>
                <w:rFonts w:ascii="Cambria" w:hAnsi="Cambria" w:eastAsia="Gulim" w:cs="Gulim"/>
                <w:color w:val="3F7F5F"/>
                <w:sz w:val="18"/>
                <w:szCs w:val="18"/>
                <w:highlight w:val="yellow"/>
              </w:rPr>
              <w:t xml:space="preserve"> </w:t>
            </w:r>
            <w:r w:rsidR="00E84F28">
              <w:rPr>
                <w:rFonts w:ascii="Cambria" w:hAnsi="Cambria" w:eastAsia="Gulim" w:cs="Gulim"/>
                <w:color w:val="3F7F5F"/>
                <w:sz w:val="18"/>
                <w:szCs w:val="18"/>
                <w:highlight w:val="yellow"/>
              </w:rPr>
              <w:t xml:space="preserve">1, </w:t>
            </w:r>
            <w:r w:rsidRPr="007B515F">
              <w:rPr>
                <w:rFonts w:ascii="Cambria" w:hAnsi="Cambria" w:eastAsia="Gulim" w:cs="Gulim"/>
                <w:color w:val="3F7F5F"/>
                <w:sz w:val="18"/>
                <w:szCs w:val="18"/>
                <w:highlight w:val="yellow"/>
              </w:rPr>
              <w:t xml:space="preserve">Fill in #2 </w:t>
            </w:r>
            <w:r w:rsidRPr="007B515F" w:rsidR="0076181D">
              <w:rPr>
                <w:rFonts w:ascii="Cambria" w:hAnsi="Cambria" w:eastAsia="Gulim" w:cs="Gulim"/>
                <w:color w:val="3F7F5F"/>
                <w:sz w:val="18"/>
                <w:szCs w:val="18"/>
                <w:highlight w:val="yellow"/>
              </w:rPr>
              <w:t xml:space="preserve">Init </w:t>
            </w:r>
            <w:proofErr w:type="spellStart"/>
            <w:r w:rsidRPr="007B515F" w:rsidR="0076181D">
              <w:rPr>
                <w:rFonts w:ascii="Cambria" w:hAnsi="Cambria" w:eastAsia="Gulim" w:cs="Gulim"/>
                <w:color w:val="3F7F5F"/>
                <w:sz w:val="18"/>
                <w:szCs w:val="18"/>
                <w:highlight w:val="yellow"/>
              </w:rPr>
              <w:t>receiveData</w:t>
            </w:r>
            <w:proofErr w:type="spellEnd"/>
            <w:r w:rsidRPr="007B515F" w:rsidR="0076181D">
              <w:rPr>
                <w:rFonts w:ascii="Cambria" w:hAnsi="Cambria" w:eastAsia="Gulim" w:cs="Gulim"/>
                <w:color w:val="3F7F5F"/>
                <w:sz w:val="18"/>
                <w:szCs w:val="18"/>
                <w:highlight w:val="yellow"/>
              </w:rPr>
              <w:t xml:space="preserve"> </w:t>
            </w:r>
          </w:p>
          <w:p w:rsidRPr="007B515F" w:rsidR="0076181D" w:rsidP="0076181D" w:rsidRDefault="0076181D" w14:paraId="66CB7CE6" wp14:textId="77777777">
            <w:pPr>
              <w:shd w:val="clear" w:color="auto" w:fill="FFFFFF"/>
              <w:ind w:firstLine="270" w:firstLineChars="150"/>
              <w:rPr>
                <w:rFonts w:ascii="Cambria" w:hAnsi="Cambria" w:eastAsia="Gulim" w:cs="Gulim"/>
                <w:color w:val="3F7F5F"/>
                <w:sz w:val="18"/>
                <w:szCs w:val="18"/>
                <w:highlight w:val="yellow"/>
              </w:rPr>
            </w:pPr>
            <w:r w:rsidRPr="007B515F">
              <w:rPr>
                <w:rFonts w:ascii="Cambria" w:hAnsi="Cambria" w:eastAsia="Gulim" w:cs="Gulim"/>
                <w:color w:val="3F7F5F"/>
                <w:sz w:val="18"/>
                <w:szCs w:val="18"/>
                <w:highlight w:val="yellow"/>
              </w:rPr>
              <w:t xml:space="preserve">// Fill in #2 Construct an object to process the HTTP request message.(Changed to </w:t>
            </w:r>
            <w:proofErr w:type="spellStart"/>
            <w:r w:rsidRPr="007B515F">
              <w:rPr>
                <w:rFonts w:ascii="Cambria" w:hAnsi="Cambria" w:eastAsia="Gulim" w:cs="Gulim"/>
                <w:color w:val="3F7F5F"/>
                <w:sz w:val="18"/>
                <w:szCs w:val="18"/>
                <w:highlight w:val="yellow"/>
              </w:rPr>
              <w:t>DatagramPacket</w:t>
            </w:r>
            <w:proofErr w:type="spellEnd"/>
            <w:r w:rsidRPr="007B515F">
              <w:rPr>
                <w:rFonts w:ascii="Cambria" w:hAnsi="Cambria" w:eastAsia="Gulim" w:cs="Gulim"/>
                <w:color w:val="3F7F5F"/>
                <w:sz w:val="18"/>
                <w:szCs w:val="18"/>
                <w:highlight w:val="yellow"/>
              </w:rPr>
              <w:t>)</w:t>
            </w:r>
          </w:p>
          <w:p w:rsidRPr="007B515F" w:rsidR="0076181D" w:rsidP="007B515F" w:rsidRDefault="0076181D" w14:paraId="6A05A809" wp14:textId="77777777">
            <w:pPr>
              <w:shd w:val="clear" w:color="auto" w:fill="FFFFFF"/>
              <w:rPr>
                <w:rFonts w:ascii="Cambria" w:hAnsi="Cambria" w:eastAsia="Gulim" w:cs="Gulim"/>
                <w:color w:val="3F7F5F"/>
                <w:sz w:val="18"/>
                <w:szCs w:val="18"/>
                <w:highlight w:val="yellow"/>
              </w:rPr>
            </w:pPr>
          </w:p>
          <w:p w:rsidRPr="007B515F" w:rsidR="001C1A15" w:rsidP="00DC4ADE" w:rsidRDefault="001C1A15" w14:paraId="573BE93D"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highlight w:val="yellow"/>
              </w:rPr>
              <w:t xml:space="preserve">            </w:t>
            </w:r>
            <w:r w:rsidRPr="007B515F">
              <w:rPr>
                <w:rFonts w:ascii="Cambria" w:hAnsi="Cambria" w:eastAsia="Gulim" w:cs="Gulim"/>
                <w:b/>
                <w:bCs/>
                <w:color w:val="7F0055"/>
                <w:sz w:val="18"/>
                <w:szCs w:val="18"/>
                <w:highlight w:val="yellow"/>
              </w:rPr>
              <w:t>byte</w:t>
            </w:r>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6A3E3E"/>
                <w:sz w:val="18"/>
                <w:szCs w:val="18"/>
                <w:highlight w:val="yellow"/>
              </w:rPr>
              <w:t>receiveData</w:t>
            </w:r>
            <w:proofErr w:type="spellEnd"/>
            <w:r w:rsidRPr="007B515F">
              <w:rPr>
                <w:rFonts w:ascii="Cambria" w:hAnsi="Cambria" w:eastAsia="Gulim" w:cs="Gulim"/>
                <w:color w:val="000000"/>
                <w:sz w:val="18"/>
                <w:szCs w:val="18"/>
                <w:highlight w:val="yellow"/>
              </w:rPr>
              <w:t xml:space="preserve"> = </w:t>
            </w:r>
            <w:r w:rsidRPr="00A45FD0" w:rsidR="00A45FD0">
              <w:rPr>
                <w:rFonts w:ascii="Cambria" w:hAnsi="Cambria" w:eastAsia="Gulim" w:cs="Gulim"/>
                <w:b/>
                <w:bCs/>
                <w:color w:val="7F0055"/>
                <w:sz w:val="18"/>
                <w:szCs w:val="18"/>
              </w:rPr>
              <w:t>/* Fill in */;</w:t>
            </w:r>
          </w:p>
          <w:p w:rsidRPr="007B515F" w:rsidR="001C1A15" w:rsidP="00DC4ADE" w:rsidRDefault="001C1A15" w14:paraId="392C022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000000"/>
                <w:sz w:val="18"/>
                <w:szCs w:val="18"/>
                <w:highlight w:val="yellow"/>
              </w:rPr>
              <w:t>DatagramPacket</w:t>
            </w:r>
            <w:proofErr w:type="spellEnd"/>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6A3E3E"/>
                <w:sz w:val="18"/>
                <w:szCs w:val="18"/>
                <w:highlight w:val="yellow"/>
              </w:rPr>
              <w:t>receivePacket</w:t>
            </w:r>
            <w:proofErr w:type="spellEnd"/>
            <w:r w:rsidRPr="007B515F">
              <w:rPr>
                <w:rFonts w:ascii="Cambria" w:hAnsi="Cambria" w:eastAsia="Gulim" w:cs="Gulim"/>
                <w:color w:val="000000"/>
                <w:sz w:val="18"/>
                <w:szCs w:val="18"/>
                <w:highlight w:val="yellow"/>
              </w:rPr>
              <w:t xml:space="preserve"> = </w:t>
            </w:r>
            <w:r w:rsidRPr="00A45FD0" w:rsidR="00A45FD0">
              <w:rPr>
                <w:rFonts w:ascii="Cambria" w:hAnsi="Cambria" w:eastAsia="Gulim" w:cs="Gulim"/>
                <w:b/>
                <w:bCs/>
                <w:color w:val="7F0055"/>
                <w:sz w:val="18"/>
                <w:szCs w:val="18"/>
              </w:rPr>
              <w:t>/* Fill in */;</w:t>
            </w:r>
          </w:p>
          <w:p w:rsidRPr="007B515F" w:rsidR="001C1A15" w:rsidP="00DC4ADE" w:rsidRDefault="001C1A15" w14:paraId="6BFA1586"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1BFC8FCF" wp14:textId="77777777">
            <w:pPr>
              <w:shd w:val="clear" w:color="auto" w:fill="FFFFFF"/>
              <w:rPr>
                <w:rFonts w:ascii="Cambria" w:hAnsi="Cambria" w:eastAsia="Gulim" w:cs="Gulim"/>
                <w:color w:val="3F7F5F"/>
                <w:sz w:val="18"/>
                <w:szCs w:val="18"/>
                <w:highlight w:val="yellow"/>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Pr="007B515F" w:rsidR="00AB4590">
              <w:rPr>
                <w:rFonts w:ascii="Cambria" w:hAnsi="Cambria" w:eastAsia="Gulim" w:cs="Gulim"/>
                <w:color w:val="3F7F5F"/>
                <w:sz w:val="18"/>
                <w:szCs w:val="18"/>
                <w:highlight w:val="yellow"/>
              </w:rPr>
              <w:t xml:space="preserve">Fill in #3 </w:t>
            </w:r>
            <w:r w:rsidRPr="007B515F">
              <w:rPr>
                <w:rFonts w:ascii="Cambria" w:hAnsi="Cambria" w:eastAsia="Gulim" w:cs="Gulim"/>
                <w:color w:val="3F7F5F"/>
                <w:sz w:val="18"/>
                <w:szCs w:val="18"/>
                <w:highlight w:val="yellow"/>
              </w:rPr>
              <w:t>Listen for a UDP packet.</w:t>
            </w:r>
          </w:p>
          <w:p w:rsidRPr="007B515F" w:rsidR="00AB4590" w:rsidP="00DC4ADE" w:rsidRDefault="00AB4590" w14:paraId="331B5499"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3F7F5F"/>
                <w:sz w:val="18"/>
                <w:szCs w:val="18"/>
                <w:highlight w:val="yellow"/>
              </w:rPr>
              <w:t xml:space="preserve">            // Fill in #3 Construct an object to process the HTTP request message(From changed constructor)</w:t>
            </w:r>
          </w:p>
          <w:p w:rsidR="00A45FD0" w:rsidP="007B515F" w:rsidRDefault="001C1A15" w14:paraId="4653C828" wp14:textId="77777777">
            <w:pPr>
              <w:shd w:val="clear" w:color="auto" w:fill="FFFFFF"/>
              <w:ind w:firstLine="450" w:firstLineChars="250"/>
              <w:rPr>
                <w:rFonts w:ascii="Cambria" w:hAnsi="Cambria" w:eastAsia="Gulim" w:cs="Gulim"/>
                <w:color w:val="000000"/>
                <w:sz w:val="18"/>
                <w:szCs w:val="18"/>
                <w:highlight w:val="yellow"/>
              </w:rPr>
            </w:pPr>
            <w:r w:rsidRPr="007B515F">
              <w:rPr>
                <w:rFonts w:ascii="Cambria" w:hAnsi="Cambria" w:eastAsia="Gulim" w:cs="Gulim"/>
                <w:color w:val="000000"/>
                <w:sz w:val="18"/>
                <w:szCs w:val="18"/>
                <w:highlight w:val="yellow"/>
              </w:rPr>
              <w:t xml:space="preserve"> </w:t>
            </w:r>
            <w:r w:rsidRPr="00A45FD0" w:rsidR="00A45FD0">
              <w:rPr>
                <w:rFonts w:ascii="Cambria" w:hAnsi="Cambria" w:eastAsia="Gulim" w:cs="Gulim"/>
                <w:color w:val="6A3E3E"/>
                <w:sz w:val="18"/>
                <w:szCs w:val="18"/>
              </w:rPr>
              <w:t>/* Fill in */;</w:t>
            </w:r>
          </w:p>
          <w:p w:rsidRPr="007B515F" w:rsidR="001C1A15" w:rsidP="007B515F" w:rsidRDefault="001C1A15" w14:paraId="2FA3A38C" wp14:textId="77777777">
            <w:pPr>
              <w:shd w:val="clear" w:color="auto" w:fill="FFFFFF"/>
              <w:ind w:firstLine="450" w:firstLineChars="250"/>
              <w:rPr>
                <w:rFonts w:ascii="Cambria" w:hAnsi="Cambria" w:eastAsia="Gulim" w:cs="Gulim"/>
                <w:color w:val="000000"/>
                <w:sz w:val="18"/>
                <w:szCs w:val="18"/>
              </w:rPr>
            </w:pPr>
            <w:proofErr w:type="spellStart"/>
            <w:r w:rsidRPr="007B515F">
              <w:rPr>
                <w:rFonts w:ascii="Cambria" w:hAnsi="Cambria" w:eastAsia="Gulim" w:cs="Gulim"/>
                <w:color w:val="000000"/>
                <w:sz w:val="18"/>
                <w:szCs w:val="18"/>
                <w:highlight w:val="yellow"/>
              </w:rPr>
              <w:t>UDPHttpRequest</w:t>
            </w:r>
            <w:proofErr w:type="spellEnd"/>
            <w:r w:rsidRPr="007B515F">
              <w:rPr>
                <w:rFonts w:ascii="Cambria" w:hAnsi="Cambria" w:eastAsia="Gulim" w:cs="Gulim"/>
                <w:color w:val="000000"/>
                <w:sz w:val="18"/>
                <w:szCs w:val="18"/>
                <w:highlight w:val="yellow"/>
              </w:rPr>
              <w:t xml:space="preserve"> </w:t>
            </w:r>
            <w:r w:rsidRPr="007B515F">
              <w:rPr>
                <w:rFonts w:ascii="Cambria" w:hAnsi="Cambria" w:eastAsia="Gulim" w:cs="Gulim"/>
                <w:color w:val="6A3E3E"/>
                <w:sz w:val="18"/>
                <w:szCs w:val="18"/>
                <w:highlight w:val="yellow"/>
              </w:rPr>
              <w:t>request</w:t>
            </w:r>
            <w:r w:rsidRPr="007B515F">
              <w:rPr>
                <w:rFonts w:ascii="Cambria" w:hAnsi="Cambria" w:eastAsia="Gulim" w:cs="Gulim"/>
                <w:color w:val="000000"/>
                <w:sz w:val="18"/>
                <w:szCs w:val="18"/>
                <w:highlight w:val="yellow"/>
              </w:rPr>
              <w:t xml:space="preserve"> = </w:t>
            </w:r>
            <w:r w:rsidRPr="007B515F">
              <w:rPr>
                <w:rFonts w:ascii="Cambria" w:hAnsi="Cambria" w:eastAsia="Gulim" w:cs="Gulim"/>
                <w:b/>
                <w:bCs/>
                <w:color w:val="7F0055"/>
                <w:sz w:val="18"/>
                <w:szCs w:val="18"/>
                <w:highlight w:val="yellow"/>
              </w:rPr>
              <w:t>new</w:t>
            </w:r>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000000"/>
                <w:sz w:val="18"/>
                <w:szCs w:val="18"/>
                <w:highlight w:val="yellow"/>
              </w:rPr>
              <w:t>UDPHttpRequest</w:t>
            </w:r>
            <w:proofErr w:type="spellEnd"/>
            <w:r w:rsidRPr="007B515F">
              <w:rPr>
                <w:rFonts w:ascii="Cambria" w:hAnsi="Cambria" w:eastAsia="Gulim" w:cs="Gulim"/>
                <w:color w:val="000000"/>
                <w:sz w:val="18"/>
                <w:szCs w:val="18"/>
                <w:highlight w:val="yellow"/>
              </w:rPr>
              <w:t>(</w:t>
            </w:r>
            <w:r w:rsidRPr="00A45FD0" w:rsidR="00A45FD0">
              <w:rPr>
                <w:rFonts w:ascii="Cambria" w:hAnsi="Cambria" w:eastAsia="Gulim" w:cs="Gulim"/>
                <w:color w:val="6A3E3E"/>
                <w:sz w:val="18"/>
                <w:szCs w:val="18"/>
              </w:rPr>
              <w:t>/* Fill in */;</w:t>
            </w:r>
            <w:r w:rsidRPr="007B515F">
              <w:rPr>
                <w:rFonts w:ascii="Cambria" w:hAnsi="Cambria" w:eastAsia="Gulim" w:cs="Gulim"/>
                <w:color w:val="000000"/>
                <w:sz w:val="18"/>
                <w:szCs w:val="18"/>
                <w:highlight w:val="yellow"/>
              </w:rPr>
              <w:t xml:space="preserve">);  </w:t>
            </w:r>
            <w:r w:rsidRPr="007B515F">
              <w:rPr>
                <w:rFonts w:ascii="Cambria" w:hAnsi="Cambria" w:eastAsia="Gulim" w:cs="Gulim"/>
                <w:color w:val="3F7F5F"/>
                <w:sz w:val="18"/>
                <w:szCs w:val="18"/>
                <w:highlight w:val="yellow"/>
              </w:rPr>
              <w:t>// Changed constructor</w:t>
            </w:r>
          </w:p>
          <w:p w:rsidRPr="007B515F" w:rsidR="001C1A15" w:rsidP="00DC4ADE" w:rsidRDefault="001C1A15" w14:paraId="0E3096A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Create a new thread to process the request.</w:t>
            </w:r>
          </w:p>
          <w:p w:rsidRPr="007B515F" w:rsidR="001C1A15" w:rsidP="00DC4ADE" w:rsidRDefault="001C1A15" w14:paraId="5924BA89"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Thread </w:t>
            </w:r>
            <w:proofErr w:type="spellStart"/>
            <w:r w:rsidRPr="007B515F">
              <w:rPr>
                <w:rFonts w:ascii="Cambria" w:hAnsi="Cambria" w:eastAsia="Gulim" w:cs="Gulim"/>
                <w:color w:val="6A3E3E"/>
                <w:sz w:val="18"/>
                <w:szCs w:val="18"/>
              </w:rPr>
              <w:t>thread</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new</w:t>
            </w:r>
            <w:r w:rsidRPr="007B515F">
              <w:rPr>
                <w:rFonts w:ascii="Cambria" w:hAnsi="Cambria" w:eastAsia="Gulim" w:cs="Gulim"/>
                <w:color w:val="000000"/>
                <w:sz w:val="18"/>
                <w:szCs w:val="18"/>
              </w:rPr>
              <w:t xml:space="preserve"> Thread(</w:t>
            </w:r>
            <w:r w:rsidRPr="007B515F">
              <w:rPr>
                <w:rFonts w:ascii="Cambria" w:hAnsi="Cambria" w:eastAsia="Gulim" w:cs="Gulim"/>
                <w:color w:val="6A3E3E"/>
                <w:sz w:val="18"/>
                <w:szCs w:val="18"/>
              </w:rPr>
              <w:t>request</w:t>
            </w:r>
            <w:r w:rsidRPr="007B515F">
              <w:rPr>
                <w:rFonts w:ascii="Cambria" w:hAnsi="Cambria" w:eastAsia="Gulim" w:cs="Gulim"/>
                <w:color w:val="000000"/>
                <w:sz w:val="18"/>
                <w:szCs w:val="18"/>
              </w:rPr>
              <w:t>);</w:t>
            </w:r>
          </w:p>
          <w:p w:rsidRPr="007B515F" w:rsidR="001C1A15" w:rsidP="00DC4ADE" w:rsidRDefault="001C1A15" w14:paraId="3AACB1B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23F1D712"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Start the thread.</w:t>
            </w:r>
          </w:p>
          <w:p w:rsidRPr="007B515F" w:rsidR="001C1A15" w:rsidP="00DC4ADE" w:rsidRDefault="001C1A15" w14:paraId="7C618420"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thread</w:t>
            </w:r>
            <w:r w:rsidRPr="007B515F">
              <w:rPr>
                <w:rFonts w:ascii="Cambria" w:hAnsi="Cambria" w:eastAsia="Gulim" w:cs="Gulim"/>
                <w:color w:val="000000"/>
                <w:sz w:val="18"/>
                <w:szCs w:val="18"/>
              </w:rPr>
              <w:t>.start</w:t>
            </w:r>
            <w:proofErr w:type="spellEnd"/>
            <w:r w:rsidRPr="007B515F">
              <w:rPr>
                <w:rFonts w:ascii="Cambria" w:hAnsi="Cambria" w:eastAsia="Gulim" w:cs="Gulim"/>
                <w:color w:val="000000"/>
                <w:sz w:val="18"/>
                <w:szCs w:val="18"/>
              </w:rPr>
              <w:t>();</w:t>
            </w:r>
          </w:p>
          <w:p w:rsidRPr="007B515F" w:rsidR="001C1A15" w:rsidP="00DC4ADE" w:rsidRDefault="001C1A15" w14:paraId="3628C5C7"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0D3AE92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2239F6FF" wp14:textId="77777777">
            <w:pPr>
              <w:shd w:val="clear" w:color="auto" w:fill="FFFFFF"/>
              <w:rPr>
                <w:rFonts w:hint="eastAsia" w:ascii="Consolas" w:hAnsi="Consolas" w:eastAsia="Gulim" w:cs="Gulim"/>
                <w:color w:val="000000"/>
                <w:sz w:val="20"/>
                <w:szCs w:val="20"/>
              </w:rPr>
            </w:pPr>
            <w:r w:rsidRPr="007B515F">
              <w:rPr>
                <w:rFonts w:ascii="Cambria" w:hAnsi="Cambria" w:eastAsia="Gulim" w:cs="Gulim"/>
                <w:color w:val="000000"/>
                <w:sz w:val="18"/>
                <w:szCs w:val="18"/>
              </w:rPr>
              <w:t>}</w:t>
            </w:r>
          </w:p>
        </w:tc>
      </w:tr>
    </w:tbl>
    <w:p xmlns:wp14="http://schemas.microsoft.com/office/word/2010/wordml" w:rsidR="00D456EB" w:rsidP="00D456EB" w:rsidRDefault="00D456EB" w14:paraId="2D6169A9" wp14:textId="77777777">
      <w:pPr>
        <w:pStyle w:val="4"/>
      </w:pPr>
      <w:r>
        <w:t>Request Handler Class</w:t>
      </w:r>
    </w:p>
    <w:p xmlns:wp14="http://schemas.microsoft.com/office/word/2010/wordml" w:rsidR="00ED1355" w:rsidP="00ED1355" w:rsidRDefault="00ED1355" w14:paraId="45DD5176" wp14:textId="77777777">
      <w:pPr>
        <w:pStyle w:val="HTML"/>
      </w:pPr>
      <w:r>
        <w:t>UDP</w:t>
      </w:r>
      <w:r w:rsidR="001C1A15">
        <w:t>HttpReqest</w:t>
      </w:r>
      <w:r>
        <w:t>.java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16"/>
      </w:tblGrid>
      <w:tr xmlns:wp14="http://schemas.microsoft.com/office/word/2010/wordml" w:rsidR="001C1A15" w:rsidTr="00DC4ADE" w14:paraId="606C7967" wp14:textId="77777777">
        <w:tc>
          <w:tcPr>
            <w:tcW w:w="9224" w:type="dxa"/>
            <w:shd w:val="clear" w:color="auto" w:fill="auto"/>
          </w:tcPr>
          <w:p w:rsidRPr="007B515F" w:rsidR="001C1A15" w:rsidP="00DC4ADE" w:rsidRDefault="001C1A15" w14:paraId="1BF38AE4"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java.io.* ;</w:t>
            </w:r>
          </w:p>
          <w:p w:rsidRPr="007B515F" w:rsidR="001C1A15" w:rsidP="00DC4ADE" w:rsidRDefault="001C1A15" w14:paraId="57687576"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java.net.* ;</w:t>
            </w:r>
          </w:p>
          <w:p w:rsidRPr="007B515F" w:rsidR="001C1A15" w:rsidP="00DC4ADE" w:rsidRDefault="001C1A15" w14:paraId="7751D1C8"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java.util</w:t>
            </w:r>
            <w:proofErr w:type="spellEnd"/>
            <w:r w:rsidRPr="007B515F">
              <w:rPr>
                <w:rFonts w:ascii="Cambria" w:hAnsi="Cambria" w:eastAsia="Gulim" w:cs="Gulim"/>
                <w:color w:val="000000"/>
                <w:sz w:val="18"/>
                <w:szCs w:val="18"/>
              </w:rPr>
              <w:t>.* ;</w:t>
            </w:r>
          </w:p>
          <w:p w:rsidRPr="007B515F" w:rsidR="001C1A15" w:rsidP="00DC4ADE" w:rsidRDefault="001C1A15" w14:paraId="5A39BBE3" wp14:textId="77777777">
            <w:pPr>
              <w:shd w:val="clear" w:color="auto" w:fill="FFFFFF"/>
              <w:rPr>
                <w:rFonts w:ascii="Cambria" w:hAnsi="Cambria" w:eastAsia="Gulim" w:cs="Gulim"/>
                <w:color w:val="000000"/>
                <w:sz w:val="18"/>
                <w:szCs w:val="18"/>
              </w:rPr>
            </w:pPr>
          </w:p>
          <w:p w:rsidRPr="007B515F" w:rsidR="001C1A15" w:rsidP="00DC4ADE" w:rsidRDefault="001C1A15" w14:paraId="47E602C2"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final</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class</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UDPHttpRequest</w:t>
            </w:r>
            <w:proofErr w:type="spellEnd"/>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implements</w:t>
            </w:r>
            <w:r w:rsidRPr="007B515F">
              <w:rPr>
                <w:rFonts w:ascii="Cambria" w:hAnsi="Cambria" w:eastAsia="Gulim" w:cs="Gulim"/>
                <w:color w:val="000000"/>
                <w:sz w:val="18"/>
                <w:szCs w:val="18"/>
              </w:rPr>
              <w:t xml:space="preserve"> Runnable {</w:t>
            </w:r>
          </w:p>
          <w:p w:rsidR="00AB4590" w:rsidP="007B515F" w:rsidRDefault="001C1A15" w14:paraId="606B37E5"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final</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static</w:t>
            </w:r>
            <w:r w:rsidRPr="007B515F">
              <w:rPr>
                <w:rFonts w:ascii="Cambria" w:hAnsi="Cambria" w:eastAsia="Gulim" w:cs="Gulim"/>
                <w:color w:val="000000"/>
                <w:sz w:val="18"/>
                <w:szCs w:val="18"/>
              </w:rPr>
              <w:t xml:space="preserve"> String </w:t>
            </w:r>
            <w:r w:rsidRPr="007B515F">
              <w:rPr>
                <w:rFonts w:ascii="Cambria" w:hAnsi="Cambria" w:eastAsia="Gulim" w:cs="Gulim"/>
                <w:b/>
                <w:bCs/>
                <w:i/>
                <w:iCs/>
                <w:color w:val="0000C0"/>
                <w:sz w:val="18"/>
                <w:szCs w:val="18"/>
              </w:rPr>
              <w:t>CRLF</w:t>
            </w:r>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"\r\n"</w:t>
            </w:r>
            <w:r w:rsidRPr="007B515F">
              <w:rPr>
                <w:rFonts w:ascii="Cambria" w:hAnsi="Cambria" w:eastAsia="Gulim" w:cs="Gulim"/>
                <w:color w:val="000000"/>
                <w:sz w:val="18"/>
                <w:szCs w:val="18"/>
              </w:rPr>
              <w:t>;</w:t>
            </w:r>
          </w:p>
          <w:p w:rsidRPr="007B515F" w:rsidR="00935347" w:rsidP="007B515F" w:rsidRDefault="00AB4590" w14:paraId="3D859110" wp14:textId="77777777">
            <w:pPr>
              <w:shd w:val="clear" w:color="auto" w:fill="FFFFFF"/>
              <w:ind w:firstLine="90" w:firstLineChars="50"/>
              <w:rPr>
                <w:rFonts w:ascii="Cambria" w:hAnsi="Cambria" w:eastAsia="Gulim" w:cs="Gulim"/>
                <w:color w:val="000000"/>
                <w:sz w:val="18"/>
                <w:szCs w:val="18"/>
                <w:highlight w:val="yellow"/>
              </w:rPr>
            </w:pPr>
            <w:r>
              <w:rPr>
                <w:rFonts w:hint="eastAsia"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00412103">
              <w:rPr>
                <w:rFonts w:ascii="Cambria" w:hAnsi="Cambria" w:eastAsia="Gulim" w:cs="Gulim"/>
                <w:color w:val="3F7F5F"/>
                <w:sz w:val="18"/>
                <w:szCs w:val="18"/>
                <w:highlight w:val="yellow"/>
              </w:rPr>
              <w:t xml:space="preserve">Mission 1. </w:t>
            </w:r>
            <w:r w:rsidRPr="007B515F" w:rsidR="00935347">
              <w:rPr>
                <w:rFonts w:ascii="Cambria" w:hAnsi="Cambria" w:eastAsia="Gulim" w:cs="Gulim"/>
                <w:color w:val="3F7F5F"/>
                <w:sz w:val="18"/>
                <w:szCs w:val="18"/>
                <w:highlight w:val="yellow"/>
              </w:rPr>
              <w:t xml:space="preserve">Fill in #4 </w:t>
            </w:r>
            <w:r w:rsidRPr="007B515F">
              <w:rPr>
                <w:rFonts w:ascii="Cambria" w:hAnsi="Cambria" w:eastAsia="Gulim" w:cs="Gulim"/>
                <w:color w:val="3F7F5F"/>
                <w:sz w:val="18"/>
                <w:szCs w:val="18"/>
                <w:highlight w:val="yellow"/>
              </w:rPr>
              <w:t xml:space="preserve">Changed to </w:t>
            </w:r>
            <w:proofErr w:type="spellStart"/>
            <w:r w:rsidRPr="007B515F">
              <w:rPr>
                <w:rFonts w:ascii="Cambria" w:hAnsi="Cambria" w:eastAsia="Gulim" w:cs="Gulim"/>
                <w:color w:val="3F7F5F"/>
                <w:sz w:val="18"/>
                <w:szCs w:val="18"/>
                <w:highlight w:val="yellow"/>
              </w:rPr>
              <w:t>DatagramSocket</w:t>
            </w:r>
            <w:proofErr w:type="spellEnd"/>
          </w:p>
          <w:p w:rsidRPr="007B515F" w:rsidR="00AB4590" w:rsidP="007B515F" w:rsidRDefault="00AB4590" w14:paraId="2CF16AAF" wp14:textId="77777777">
            <w:pPr>
              <w:shd w:val="clear" w:color="auto" w:fill="FFFFFF"/>
              <w:ind w:firstLine="90" w:firstLineChars="50"/>
              <w:rPr>
                <w:rFonts w:hint="eastAsia" w:ascii="Cambria" w:hAnsi="Cambria" w:eastAsia="Gulim" w:cs="Gulim"/>
                <w:color w:val="000000"/>
                <w:sz w:val="18"/>
                <w:szCs w:val="18"/>
                <w:highlight w:val="yellow"/>
              </w:rPr>
            </w:pPr>
            <w:r w:rsidRPr="007B515F">
              <w:rPr>
                <w:rFonts w:ascii="Cambria" w:hAnsi="Cambria" w:eastAsia="Gulim" w:cs="Gulim"/>
                <w:color w:val="3F7F5F"/>
                <w:sz w:val="18"/>
                <w:szCs w:val="18"/>
                <w:highlight w:val="yellow"/>
              </w:rPr>
              <w:t xml:space="preserve">// </w:t>
            </w:r>
            <w:r w:rsidRPr="007B515F" w:rsidR="00935347">
              <w:rPr>
                <w:rFonts w:ascii="Cambria" w:hAnsi="Cambria" w:eastAsia="Gulim" w:cs="Gulim"/>
                <w:color w:val="3F7F5F"/>
                <w:sz w:val="18"/>
                <w:szCs w:val="18"/>
                <w:highlight w:val="yellow"/>
              </w:rPr>
              <w:t xml:space="preserve"> Fill in #4 </w:t>
            </w:r>
            <w:r w:rsidRPr="007B515F">
              <w:rPr>
                <w:rFonts w:ascii="Cambria" w:hAnsi="Cambria" w:eastAsia="Gulim" w:cs="Gulim"/>
                <w:color w:val="3F7F5F"/>
                <w:sz w:val="18"/>
                <w:szCs w:val="18"/>
                <w:highlight w:val="yellow"/>
              </w:rPr>
              <w:t>Added to store the received packet</w:t>
            </w:r>
          </w:p>
          <w:p w:rsidR="00935347" w:rsidP="007B515F" w:rsidRDefault="001C1A15" w14:paraId="3CE13FD0"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highlight w:val="yellow"/>
              </w:rPr>
              <w:t xml:space="preserve"> </w:t>
            </w:r>
            <w:r w:rsidRPr="00A45FD0" w:rsidR="00A45FD0">
              <w:rPr>
                <w:rFonts w:ascii="Cambria" w:hAnsi="Cambria" w:eastAsia="Gulim" w:cs="Gulim"/>
                <w:color w:val="000000"/>
                <w:sz w:val="18"/>
                <w:szCs w:val="18"/>
              </w:rPr>
              <w:t>/* Fill in */;</w:t>
            </w:r>
          </w:p>
          <w:p w:rsidRPr="007B515F" w:rsidR="001C1A15" w:rsidP="00DC4ADE" w:rsidRDefault="001C1A15" w14:paraId="41C8F396" wp14:textId="77777777">
            <w:pPr>
              <w:shd w:val="clear" w:color="auto" w:fill="FFFFFF"/>
              <w:rPr>
                <w:rFonts w:ascii="Cambria" w:hAnsi="Cambria" w:eastAsia="Gulim" w:cs="Gulim"/>
                <w:color w:val="000000"/>
                <w:sz w:val="18"/>
                <w:szCs w:val="18"/>
              </w:rPr>
            </w:pPr>
          </w:p>
          <w:p w:rsidRPr="007B515F" w:rsidR="001C1A15" w:rsidP="00DC4ADE" w:rsidRDefault="001C1A15" w14:paraId="7617BE4C"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Pr="007B515F" w:rsidR="00935347">
              <w:rPr>
                <w:rFonts w:ascii="Cambria" w:hAnsi="Cambria" w:eastAsia="Gulim" w:cs="Gulim"/>
                <w:color w:val="3F7F5F"/>
                <w:sz w:val="18"/>
                <w:szCs w:val="18"/>
                <w:highlight w:val="yellow"/>
              </w:rPr>
              <w:t>Fill in #5 Constructor should be changed. Socket and packet information should be transferred</w:t>
            </w:r>
          </w:p>
          <w:p w:rsidRPr="007B515F" w:rsidR="001C1A15" w:rsidP="00DC4ADE" w:rsidRDefault="001C1A15" w14:paraId="61BE97C3"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highlight w:val="yellow"/>
              </w:rPr>
              <w:t xml:space="preserve">    </w:t>
            </w:r>
            <w:r w:rsidRPr="007B515F">
              <w:rPr>
                <w:rFonts w:ascii="Cambria" w:hAnsi="Cambria" w:eastAsia="Gulim" w:cs="Gulim"/>
                <w:b/>
                <w:bCs/>
                <w:color w:val="7F0055"/>
                <w:sz w:val="18"/>
                <w:szCs w:val="18"/>
                <w:highlight w:val="yellow"/>
              </w:rPr>
              <w:t>public</w:t>
            </w:r>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000000"/>
                <w:sz w:val="18"/>
                <w:szCs w:val="18"/>
                <w:highlight w:val="yellow"/>
              </w:rPr>
              <w:t>UDPHttpRequest</w:t>
            </w:r>
            <w:proofErr w:type="spellEnd"/>
            <w:r w:rsidRPr="007B515F">
              <w:rPr>
                <w:rFonts w:ascii="Cambria" w:hAnsi="Cambria" w:eastAsia="Gulim" w:cs="Gulim"/>
                <w:color w:val="000000"/>
                <w:sz w:val="18"/>
                <w:szCs w:val="18"/>
                <w:highlight w:val="yellow"/>
              </w:rPr>
              <w:t>(</w:t>
            </w:r>
            <w:r w:rsidRPr="00A45FD0" w:rsidR="00A45FD0">
              <w:rPr>
                <w:rFonts w:ascii="Cambria" w:hAnsi="Cambria" w:eastAsia="Gulim" w:cs="Gulim"/>
                <w:color w:val="000000"/>
                <w:sz w:val="18"/>
                <w:szCs w:val="18"/>
              </w:rPr>
              <w:t>/* Fill in */</w:t>
            </w:r>
            <w:r w:rsidRPr="007B515F">
              <w:rPr>
                <w:rFonts w:ascii="Cambria" w:hAnsi="Cambria" w:eastAsia="Gulim" w:cs="Gulim"/>
                <w:color w:val="000000"/>
                <w:sz w:val="18"/>
                <w:szCs w:val="18"/>
                <w:highlight w:val="yellow"/>
              </w:rPr>
              <w:t xml:space="preserve">) </w:t>
            </w:r>
            <w:r w:rsidRPr="007B515F">
              <w:rPr>
                <w:rFonts w:ascii="Cambria" w:hAnsi="Cambria" w:eastAsia="Gulim" w:cs="Gulim"/>
                <w:b/>
                <w:bCs/>
                <w:color w:val="7F0055"/>
                <w:sz w:val="18"/>
                <w:szCs w:val="18"/>
                <w:highlight w:val="yellow"/>
              </w:rPr>
              <w:t>throws</w:t>
            </w:r>
            <w:r w:rsidRPr="007B515F">
              <w:rPr>
                <w:rFonts w:ascii="Cambria" w:hAnsi="Cambria" w:eastAsia="Gulim" w:cs="Gulim"/>
                <w:color w:val="000000"/>
                <w:sz w:val="18"/>
                <w:szCs w:val="18"/>
                <w:highlight w:val="yellow"/>
              </w:rPr>
              <w:t xml:space="preserve"> Exception {</w:t>
            </w:r>
          </w:p>
          <w:p w:rsidR="00A45FD0" w:rsidP="00DC4ADE" w:rsidRDefault="001C1A15" w14:paraId="0CE241AF"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highlight w:val="yellow"/>
              </w:rPr>
              <w:t xml:space="preserve">        </w:t>
            </w:r>
            <w:r w:rsidRPr="00A45FD0" w:rsidR="00A45FD0">
              <w:rPr>
                <w:rFonts w:ascii="Cambria" w:hAnsi="Cambria" w:eastAsia="Gulim" w:cs="Gulim"/>
                <w:b/>
                <w:bCs/>
                <w:color w:val="7F0055"/>
                <w:sz w:val="18"/>
                <w:szCs w:val="18"/>
              </w:rPr>
              <w:t>/* Fill in */;</w:t>
            </w:r>
            <w:r w:rsidRPr="007B515F">
              <w:rPr>
                <w:rFonts w:ascii="Cambria" w:hAnsi="Cambria" w:eastAsia="Gulim" w:cs="Gulim"/>
                <w:color w:val="000000"/>
                <w:sz w:val="18"/>
                <w:szCs w:val="18"/>
                <w:highlight w:val="yellow"/>
              </w:rPr>
              <w:t xml:space="preserve">    </w:t>
            </w:r>
          </w:p>
          <w:p w:rsidRPr="007B515F" w:rsidR="001C1A15" w:rsidP="007B515F" w:rsidRDefault="001C1A15" w14:paraId="46AE40AA" wp14:textId="77777777">
            <w:pPr>
              <w:shd w:val="clear" w:color="auto" w:fill="FFFFFF"/>
              <w:ind w:firstLine="180" w:firstLineChars="100"/>
              <w:rPr>
                <w:rFonts w:ascii="Cambria" w:hAnsi="Cambria" w:eastAsia="Gulim" w:cs="Gulim"/>
                <w:color w:val="000000"/>
                <w:sz w:val="18"/>
                <w:szCs w:val="18"/>
              </w:rPr>
            </w:pPr>
            <w:r w:rsidRPr="007B515F">
              <w:rPr>
                <w:rFonts w:ascii="Cambria" w:hAnsi="Cambria" w:eastAsia="Gulim" w:cs="Gulim"/>
                <w:color w:val="000000"/>
                <w:sz w:val="18"/>
                <w:szCs w:val="18"/>
                <w:highlight w:val="yellow"/>
              </w:rPr>
              <w:t>}</w:t>
            </w:r>
          </w:p>
          <w:p w:rsidRPr="007B515F" w:rsidR="001C1A15" w:rsidP="00DC4ADE" w:rsidRDefault="001C1A15" w14:paraId="39B6B1D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013AD2FE"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Implement the run() method of the Runnable interface.</w:t>
            </w:r>
          </w:p>
          <w:p w:rsidRPr="007B515F" w:rsidR="001C1A15" w:rsidP="00DC4ADE" w:rsidRDefault="001C1A15" w14:paraId="73520C6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public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void</w:t>
            </w:r>
            <w:r w:rsidRPr="007B515F">
              <w:rPr>
                <w:rFonts w:ascii="Cambria" w:hAnsi="Cambria" w:eastAsia="Gulim" w:cs="Gulim"/>
                <w:color w:val="000000"/>
                <w:sz w:val="18"/>
                <w:szCs w:val="18"/>
              </w:rPr>
              <w:t xml:space="preserve"> run() {</w:t>
            </w:r>
          </w:p>
          <w:p w:rsidRPr="007B515F" w:rsidR="001C1A15" w:rsidP="00DC4ADE" w:rsidRDefault="001C1A15" w14:paraId="7AE530EE"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try</w:t>
            </w:r>
            <w:r w:rsidRPr="007B515F">
              <w:rPr>
                <w:rFonts w:ascii="Cambria" w:hAnsi="Cambria" w:eastAsia="Gulim" w:cs="Gulim"/>
                <w:color w:val="000000"/>
                <w:sz w:val="18"/>
                <w:szCs w:val="18"/>
              </w:rPr>
              <w:t xml:space="preserve"> {</w:t>
            </w:r>
          </w:p>
          <w:p w:rsidRPr="007B515F" w:rsidR="001C1A15" w:rsidP="00DC4ADE" w:rsidRDefault="001C1A15" w14:paraId="0814150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processRequest</w:t>
            </w:r>
            <w:proofErr w:type="spellEnd"/>
            <w:r w:rsidRPr="007B515F">
              <w:rPr>
                <w:rFonts w:ascii="Cambria" w:hAnsi="Cambria" w:eastAsia="Gulim" w:cs="Gulim"/>
                <w:color w:val="000000"/>
                <w:sz w:val="18"/>
                <w:szCs w:val="18"/>
              </w:rPr>
              <w:t>();</w:t>
            </w:r>
          </w:p>
          <w:p w:rsidRPr="007B515F" w:rsidR="001C1A15" w:rsidP="00DC4ADE" w:rsidRDefault="001C1A15" w14:paraId="2227B4F0"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catch</w:t>
            </w:r>
            <w:r w:rsidRPr="007B515F">
              <w:rPr>
                <w:rFonts w:ascii="Cambria" w:hAnsi="Cambria" w:eastAsia="Gulim" w:cs="Gulim"/>
                <w:color w:val="000000"/>
                <w:sz w:val="18"/>
                <w:szCs w:val="18"/>
              </w:rPr>
              <w:t xml:space="preserve"> (Exception </w:t>
            </w:r>
            <w:r w:rsidRPr="007B515F">
              <w:rPr>
                <w:rFonts w:ascii="Cambria" w:hAnsi="Cambria" w:eastAsia="Gulim" w:cs="Gulim"/>
                <w:color w:val="6A3E3E"/>
                <w:sz w:val="18"/>
                <w:szCs w:val="18"/>
              </w:rPr>
              <w:t>e</w:t>
            </w:r>
            <w:r w:rsidRPr="007B515F">
              <w:rPr>
                <w:rFonts w:ascii="Cambria" w:hAnsi="Cambria" w:eastAsia="Gulim" w:cs="Gulim"/>
                <w:color w:val="000000"/>
                <w:sz w:val="18"/>
                <w:szCs w:val="18"/>
              </w:rPr>
              <w:t>) {</w:t>
            </w:r>
          </w:p>
          <w:p w:rsidRPr="007B515F" w:rsidR="001C1A15" w:rsidP="00DC4ADE" w:rsidRDefault="001C1A15" w14:paraId="7F8765E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System.</w:t>
            </w:r>
            <w:r w:rsidRPr="007B515F">
              <w:rPr>
                <w:rFonts w:ascii="Cambria" w:hAnsi="Cambria" w:eastAsia="Gulim" w:cs="Gulim"/>
                <w:b/>
                <w:bCs/>
                <w:i/>
                <w:iCs/>
                <w:color w:val="0000C0"/>
                <w:sz w:val="18"/>
                <w:szCs w:val="18"/>
              </w:rPr>
              <w:t>out</w:t>
            </w:r>
            <w:r w:rsidRPr="007B515F">
              <w:rPr>
                <w:rFonts w:ascii="Cambria" w:hAnsi="Cambria" w:eastAsia="Gulim" w:cs="Gulim"/>
                <w:color w:val="000000"/>
                <w:sz w:val="18"/>
                <w:szCs w:val="18"/>
              </w:rPr>
              <w:t>.println</w:t>
            </w:r>
            <w:proofErr w:type="spellEnd"/>
            <w:r w:rsidRPr="007B515F">
              <w:rPr>
                <w:rFonts w:ascii="Cambria" w:hAnsi="Cambria" w:eastAsia="Gulim" w:cs="Gulim"/>
                <w:color w:val="000000"/>
                <w:sz w:val="18"/>
                <w:szCs w:val="18"/>
              </w:rPr>
              <w:t>(</w:t>
            </w:r>
            <w:r w:rsidRPr="007B515F">
              <w:rPr>
                <w:rFonts w:ascii="Cambria" w:hAnsi="Cambria" w:eastAsia="Gulim" w:cs="Gulim"/>
                <w:color w:val="6A3E3E"/>
                <w:sz w:val="18"/>
                <w:szCs w:val="18"/>
              </w:rPr>
              <w:t>e</w:t>
            </w:r>
            <w:r w:rsidRPr="007B515F">
              <w:rPr>
                <w:rFonts w:ascii="Cambria" w:hAnsi="Cambria" w:eastAsia="Gulim" w:cs="Gulim"/>
                <w:color w:val="000000"/>
                <w:sz w:val="18"/>
                <w:szCs w:val="18"/>
              </w:rPr>
              <w:t>);</w:t>
            </w:r>
          </w:p>
          <w:p w:rsidRPr="007B515F" w:rsidR="001C1A15" w:rsidP="00DC4ADE" w:rsidRDefault="001C1A15" w14:paraId="65A1F23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2BE4664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72A3D3EC" wp14:textId="77777777">
            <w:pPr>
              <w:shd w:val="clear" w:color="auto" w:fill="FFFFFF"/>
              <w:rPr>
                <w:rFonts w:ascii="Cambria" w:hAnsi="Cambria" w:eastAsia="Gulim" w:cs="Gulim"/>
                <w:color w:val="000000"/>
                <w:sz w:val="18"/>
                <w:szCs w:val="18"/>
              </w:rPr>
            </w:pPr>
          </w:p>
          <w:p w:rsidRPr="007B515F" w:rsidR="001C1A15" w:rsidP="00DC4ADE" w:rsidRDefault="001C1A15" w14:paraId="4D6070DF"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private</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void</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processRequest</w:t>
            </w:r>
            <w:proofErr w:type="spellEnd"/>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throws</w:t>
            </w:r>
            <w:r w:rsidRPr="007B515F">
              <w:rPr>
                <w:rFonts w:ascii="Cambria" w:hAnsi="Cambria" w:eastAsia="Gulim" w:cs="Gulim"/>
                <w:color w:val="000000"/>
                <w:sz w:val="18"/>
                <w:szCs w:val="18"/>
              </w:rPr>
              <w:t xml:space="preserve"> Exception {</w:t>
            </w:r>
          </w:p>
          <w:p w:rsidRPr="007B515F" w:rsidR="001C1A15" w:rsidP="00DC4ADE" w:rsidRDefault="001C1A15" w14:paraId="171B8096" wp14:textId="77777777">
            <w:pPr>
              <w:shd w:val="clear" w:color="auto" w:fill="FFFFFF"/>
              <w:rPr>
                <w:rFonts w:ascii="Cambria" w:hAnsi="Cambria" w:eastAsia="Gulim" w:cs="Gulim"/>
                <w:color w:val="3F7F5F"/>
                <w:sz w:val="18"/>
                <w:szCs w:val="18"/>
                <w:highlight w:val="yellow"/>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00412103">
              <w:rPr>
                <w:rFonts w:ascii="Cambria" w:hAnsi="Cambria" w:eastAsia="Gulim" w:cs="Gulim"/>
                <w:color w:val="3F7F5F"/>
                <w:sz w:val="18"/>
                <w:szCs w:val="18"/>
                <w:highlight w:val="yellow"/>
              </w:rPr>
              <w:t xml:space="preserve">Mission 2. </w:t>
            </w:r>
            <w:r w:rsidRPr="007B515F" w:rsidR="00935347">
              <w:rPr>
                <w:rFonts w:ascii="Cambria" w:hAnsi="Cambria" w:eastAsia="Gulim" w:cs="Gulim"/>
                <w:color w:val="3F7F5F"/>
                <w:sz w:val="18"/>
                <w:szCs w:val="18"/>
                <w:highlight w:val="yellow"/>
              </w:rPr>
              <w:t xml:space="preserve">#Fill in #6 </w:t>
            </w:r>
            <w:r w:rsidRPr="007B515F">
              <w:rPr>
                <w:rFonts w:ascii="Cambria" w:hAnsi="Cambria" w:eastAsia="Gulim" w:cs="Gulim"/>
                <w:color w:val="3F7F5F"/>
                <w:sz w:val="18"/>
                <w:szCs w:val="18"/>
                <w:highlight w:val="yellow"/>
              </w:rPr>
              <w:t>Get the request data from the packet</w:t>
            </w:r>
          </w:p>
          <w:p w:rsidRPr="007B515F" w:rsidR="00935347" w:rsidP="00DC4ADE" w:rsidRDefault="00935347" w14:paraId="798C4748" wp14:textId="77777777">
            <w:pPr>
              <w:shd w:val="clear" w:color="auto" w:fill="FFFFFF"/>
              <w:rPr>
                <w:rFonts w:hint="eastAsia" w:ascii="Cambria" w:hAnsi="Cambria" w:eastAsia="Gulim" w:cs="Gulim"/>
                <w:color w:val="3F7F5F"/>
                <w:sz w:val="18"/>
                <w:szCs w:val="18"/>
                <w:highlight w:val="yellow"/>
              </w:rPr>
            </w:pPr>
            <w:r w:rsidRPr="007B515F">
              <w:rPr>
                <w:rFonts w:ascii="Cambria" w:hAnsi="Cambria" w:eastAsia="Gulim" w:cs="Gulim"/>
                <w:color w:val="3F7F5F"/>
                <w:sz w:val="18"/>
                <w:szCs w:val="18"/>
                <w:highlight w:val="yellow"/>
              </w:rPr>
              <w:t xml:space="preserve">        // Received </w:t>
            </w:r>
            <w:proofErr w:type="spellStart"/>
            <w:r w:rsidRPr="007B515F">
              <w:rPr>
                <w:rFonts w:ascii="Cambria" w:hAnsi="Cambria" w:eastAsia="Gulim" w:cs="Gulim"/>
                <w:color w:val="3F7F5F"/>
                <w:sz w:val="18"/>
                <w:szCs w:val="18"/>
                <w:highlight w:val="yellow"/>
              </w:rPr>
              <w:t>DatagramPacket</w:t>
            </w:r>
            <w:proofErr w:type="spellEnd"/>
            <w:r w:rsidRPr="007B515F">
              <w:rPr>
                <w:rFonts w:ascii="Cambria" w:hAnsi="Cambria" w:eastAsia="Gulim" w:cs="Gulim"/>
                <w:color w:val="3F7F5F"/>
                <w:sz w:val="18"/>
                <w:szCs w:val="18"/>
                <w:highlight w:val="yellow"/>
              </w:rPr>
              <w:t xml:space="preserve"> </w:t>
            </w:r>
            <w:r w:rsidRPr="007B515F">
              <w:rPr>
                <w:rFonts w:ascii="Wingdings" w:hAnsi="Wingdings" w:eastAsia="Wingdings" w:cs="Wingdings"/>
                <w:color w:val="3F7F5F"/>
                <w:sz w:val="18"/>
                <w:szCs w:val="18"/>
                <w:highlight w:val="yellow"/>
              </w:rPr>
              <w:t>à</w:t>
            </w:r>
            <w:r w:rsidRPr="007B515F">
              <w:rPr>
                <w:rFonts w:ascii="Cambria" w:hAnsi="Cambria" w:eastAsia="Gulim" w:cs="Gulim"/>
                <w:color w:val="3F7F5F"/>
                <w:sz w:val="18"/>
                <w:szCs w:val="18"/>
                <w:highlight w:val="yellow"/>
              </w:rPr>
              <w:t xml:space="preserve"> Byte </w:t>
            </w:r>
            <w:r w:rsidRPr="007B515F">
              <w:rPr>
                <w:rFonts w:ascii="Wingdings" w:hAnsi="Wingdings" w:eastAsia="Wingdings" w:cs="Wingdings"/>
                <w:color w:val="3F7F5F"/>
                <w:sz w:val="18"/>
                <w:szCs w:val="18"/>
                <w:highlight w:val="yellow"/>
              </w:rPr>
              <w:t>à</w:t>
            </w:r>
            <w:r w:rsidRPr="007B515F">
              <w:rPr>
                <w:rFonts w:ascii="Cambria" w:hAnsi="Cambria" w:eastAsia="Gulim" w:cs="Gulim"/>
                <w:color w:val="3F7F5F"/>
                <w:sz w:val="18"/>
                <w:szCs w:val="18"/>
                <w:highlight w:val="yellow"/>
              </w:rPr>
              <w:t xml:space="preserve"> </w:t>
            </w:r>
            <w:proofErr w:type="spellStart"/>
            <w:r w:rsidRPr="007B515F">
              <w:rPr>
                <w:rFonts w:ascii="Cambria" w:hAnsi="Cambria" w:eastAsia="Gulim" w:cs="Gulim"/>
                <w:color w:val="3F7F5F"/>
                <w:sz w:val="18"/>
                <w:szCs w:val="18"/>
                <w:highlight w:val="yellow"/>
              </w:rPr>
              <w:t>byteArrayInputStream</w:t>
            </w:r>
            <w:proofErr w:type="spellEnd"/>
            <w:r w:rsidRPr="007B515F">
              <w:rPr>
                <w:rFonts w:ascii="Cambria" w:hAnsi="Cambria" w:eastAsia="Gulim" w:cs="Gulim"/>
                <w:color w:val="3F7F5F"/>
                <w:sz w:val="18"/>
                <w:szCs w:val="18"/>
                <w:highlight w:val="yellow"/>
              </w:rPr>
              <w:t xml:space="preserve"> </w:t>
            </w:r>
            <w:r w:rsidRPr="007B515F">
              <w:rPr>
                <w:rFonts w:ascii="Wingdings" w:hAnsi="Wingdings" w:eastAsia="Wingdings" w:cs="Wingdings"/>
                <w:color w:val="3F7F5F"/>
                <w:sz w:val="18"/>
                <w:szCs w:val="18"/>
                <w:highlight w:val="yellow"/>
              </w:rPr>
              <w:t>à</w:t>
            </w:r>
            <w:r w:rsidRPr="007B515F">
              <w:rPr>
                <w:rFonts w:ascii="Cambria" w:hAnsi="Cambria" w:eastAsia="Gulim" w:cs="Gulim"/>
                <w:color w:val="3F7F5F"/>
                <w:sz w:val="18"/>
                <w:szCs w:val="18"/>
                <w:highlight w:val="yellow"/>
              </w:rPr>
              <w:t xml:space="preserve"> </w:t>
            </w:r>
            <w:proofErr w:type="spellStart"/>
            <w:r w:rsidRPr="007B515F">
              <w:rPr>
                <w:rFonts w:ascii="Cambria" w:hAnsi="Cambria" w:eastAsia="Gulim" w:cs="Gulim"/>
                <w:color w:val="3F7F5F"/>
                <w:sz w:val="18"/>
                <w:szCs w:val="18"/>
                <w:highlight w:val="yellow"/>
              </w:rPr>
              <w:t>InputStream</w:t>
            </w:r>
            <w:proofErr w:type="spellEnd"/>
            <w:r w:rsidRPr="007B515F">
              <w:rPr>
                <w:rFonts w:ascii="Cambria" w:hAnsi="Cambria" w:eastAsia="Gulim" w:cs="Gulim"/>
                <w:color w:val="3F7F5F"/>
                <w:sz w:val="18"/>
                <w:szCs w:val="18"/>
                <w:highlight w:val="yellow"/>
              </w:rPr>
              <w:t xml:space="preserve"> </w:t>
            </w:r>
            <w:r w:rsidRPr="007B515F">
              <w:rPr>
                <w:rFonts w:ascii="Wingdings" w:hAnsi="Wingdings" w:eastAsia="Wingdings" w:cs="Wingdings"/>
                <w:color w:val="3F7F5F"/>
                <w:sz w:val="18"/>
                <w:szCs w:val="18"/>
                <w:highlight w:val="yellow"/>
              </w:rPr>
              <w:t>à</w:t>
            </w:r>
            <w:r w:rsidRPr="007B515F">
              <w:rPr>
                <w:rFonts w:ascii="Cambria" w:hAnsi="Cambria" w:eastAsia="Gulim" w:cs="Gulim"/>
                <w:color w:val="3F7F5F"/>
                <w:sz w:val="18"/>
                <w:szCs w:val="18"/>
                <w:highlight w:val="yellow"/>
              </w:rPr>
              <w:t xml:space="preserve"> </w:t>
            </w:r>
            <w:proofErr w:type="spellStart"/>
            <w:r w:rsidRPr="007B515F">
              <w:rPr>
                <w:rFonts w:ascii="Cambria" w:hAnsi="Cambria" w:eastAsia="Gulim" w:cs="Gulim"/>
                <w:color w:val="3F7F5F"/>
                <w:sz w:val="18"/>
                <w:szCs w:val="18"/>
                <w:highlight w:val="yellow"/>
              </w:rPr>
              <w:t>BufferedReader</w:t>
            </w:r>
            <w:proofErr w:type="spellEnd"/>
          </w:p>
          <w:p w:rsidRPr="007B515F" w:rsidR="001C1A15" w:rsidP="007B515F" w:rsidRDefault="001C1A15" w14:paraId="7E00FCF9"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highlight w:val="yellow"/>
              </w:rPr>
              <w:t xml:space="preserve">        </w:t>
            </w:r>
            <w:r w:rsidRPr="00A45FD0" w:rsidR="00A45FD0">
              <w:rPr>
                <w:rFonts w:ascii="Cambria" w:hAnsi="Cambria" w:eastAsia="Gulim" w:cs="Gulim"/>
                <w:color w:val="000000"/>
                <w:sz w:val="18"/>
                <w:szCs w:val="18"/>
              </w:rPr>
              <w:t>/* Fill in */;</w:t>
            </w:r>
          </w:p>
          <w:p w:rsidRPr="007B515F" w:rsidR="001C1A15" w:rsidP="00DC4ADE" w:rsidRDefault="001C1A15" w14:paraId="0D0B940D" wp14:textId="77777777">
            <w:pPr>
              <w:shd w:val="clear" w:color="auto" w:fill="FFFFFF"/>
              <w:rPr>
                <w:rFonts w:ascii="Cambria" w:hAnsi="Cambria" w:eastAsia="Gulim" w:cs="Gulim"/>
                <w:color w:val="000000"/>
                <w:sz w:val="18"/>
                <w:szCs w:val="18"/>
              </w:rPr>
            </w:pPr>
          </w:p>
          <w:p w:rsidRPr="007B515F" w:rsidR="001C1A15" w:rsidP="00DC4ADE" w:rsidRDefault="001C1A15" w14:paraId="7E01054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Get the request line of the HTTP request message.</w:t>
            </w:r>
          </w:p>
          <w:p w:rsidRPr="007B515F" w:rsidR="001C1A15" w:rsidP="00DC4ADE" w:rsidRDefault="001C1A15" w14:paraId="0919912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proofErr w:type="spellStart"/>
            <w:r w:rsidRPr="007B515F">
              <w:rPr>
                <w:rFonts w:ascii="Cambria" w:hAnsi="Cambria" w:eastAsia="Gulim" w:cs="Gulim"/>
                <w:color w:val="6A3E3E"/>
                <w:sz w:val="18"/>
                <w:szCs w:val="18"/>
              </w:rPr>
              <w:t>requestLine</w:t>
            </w:r>
            <w:proofErr w:type="spellEnd"/>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br</w:t>
            </w:r>
            <w:r w:rsidRPr="007B515F">
              <w:rPr>
                <w:rFonts w:ascii="Cambria" w:hAnsi="Cambria" w:eastAsia="Gulim" w:cs="Gulim"/>
                <w:color w:val="000000"/>
                <w:sz w:val="18"/>
                <w:szCs w:val="18"/>
              </w:rPr>
              <w:t>.readLine</w:t>
            </w:r>
            <w:proofErr w:type="spellEnd"/>
            <w:r w:rsidRPr="007B515F">
              <w:rPr>
                <w:rFonts w:ascii="Cambria" w:hAnsi="Cambria" w:eastAsia="Gulim" w:cs="Gulim"/>
                <w:color w:val="000000"/>
                <w:sz w:val="18"/>
                <w:szCs w:val="18"/>
              </w:rPr>
              <w:t>();</w:t>
            </w:r>
          </w:p>
          <w:p w:rsidRPr="007B515F" w:rsidR="001C1A15" w:rsidP="00DC4ADE" w:rsidRDefault="001C1A15" w14:paraId="0E27B00A" wp14:textId="77777777">
            <w:pPr>
              <w:shd w:val="clear" w:color="auto" w:fill="FFFFFF"/>
              <w:rPr>
                <w:rFonts w:ascii="Cambria" w:hAnsi="Cambria" w:eastAsia="Gulim" w:cs="Gulim"/>
                <w:color w:val="000000"/>
                <w:sz w:val="18"/>
                <w:szCs w:val="18"/>
              </w:rPr>
            </w:pPr>
          </w:p>
          <w:p w:rsidRPr="007B515F" w:rsidR="001C1A15" w:rsidP="00DC4ADE" w:rsidRDefault="001C1A15" w14:paraId="5E284F62"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Extract the filename from the request line.</w:t>
            </w:r>
          </w:p>
          <w:p w:rsidRPr="007B515F" w:rsidR="001C1A15" w:rsidP="00DC4ADE" w:rsidRDefault="001C1A15" w14:paraId="15ACF90F"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StringTokenizer</w:t>
            </w:r>
            <w:proofErr w:type="spellEnd"/>
            <w:r w:rsidRPr="007B515F">
              <w:rPr>
                <w:rFonts w:ascii="Cambria" w:hAnsi="Cambria" w:eastAsia="Gulim" w:cs="Gulim"/>
                <w:color w:val="000000"/>
                <w:sz w:val="18"/>
                <w:szCs w:val="18"/>
              </w:rPr>
              <w:t xml:space="preserve"> </w:t>
            </w:r>
            <w:r w:rsidRPr="007B515F">
              <w:rPr>
                <w:rFonts w:ascii="Cambria" w:hAnsi="Cambria" w:eastAsia="Gulim" w:cs="Gulim"/>
                <w:color w:val="6A3E3E"/>
                <w:sz w:val="18"/>
                <w:szCs w:val="18"/>
              </w:rPr>
              <w:t>tokens</w:t>
            </w:r>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new</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StringTokenizer</w:t>
            </w:r>
            <w:proofErr w:type="spellEnd"/>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requestLine</w:t>
            </w:r>
            <w:proofErr w:type="spellEnd"/>
            <w:r w:rsidRPr="007B515F">
              <w:rPr>
                <w:rFonts w:ascii="Cambria" w:hAnsi="Cambria" w:eastAsia="Gulim" w:cs="Gulim"/>
                <w:color w:val="000000"/>
                <w:sz w:val="18"/>
                <w:szCs w:val="18"/>
              </w:rPr>
              <w:t>);</w:t>
            </w:r>
          </w:p>
          <w:p w:rsidRPr="007B515F" w:rsidR="001C1A15" w:rsidP="00DC4ADE" w:rsidRDefault="001C1A15" w14:paraId="056671E6"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r w:rsidRPr="007B515F">
              <w:rPr>
                <w:rFonts w:ascii="Cambria" w:hAnsi="Cambria" w:eastAsia="Gulim" w:cs="Gulim"/>
                <w:color w:val="6A3E3E"/>
                <w:sz w:val="18"/>
                <w:szCs w:val="18"/>
                <w:u w:val="single"/>
              </w:rPr>
              <w:t>method</w:t>
            </w:r>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tokens</w:t>
            </w:r>
            <w:r w:rsidRPr="007B515F">
              <w:rPr>
                <w:rFonts w:ascii="Cambria" w:hAnsi="Cambria" w:eastAsia="Gulim" w:cs="Gulim"/>
                <w:color w:val="000000"/>
                <w:sz w:val="18"/>
                <w:szCs w:val="18"/>
              </w:rPr>
              <w:t>.nextToken</w:t>
            </w:r>
            <w:proofErr w:type="spellEnd"/>
            <w:r w:rsidRPr="007B515F">
              <w:rPr>
                <w:rFonts w:ascii="Cambria" w:hAnsi="Cambria" w:eastAsia="Gulim" w:cs="Gulim"/>
                <w:color w:val="000000"/>
                <w:sz w:val="18"/>
                <w:szCs w:val="18"/>
              </w:rPr>
              <w:t>();</w:t>
            </w:r>
          </w:p>
          <w:p w:rsidRPr="007B515F" w:rsidR="001C1A15" w:rsidP="00DC4ADE" w:rsidRDefault="001C1A15" w14:paraId="519B9BD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tokens</w:t>
            </w:r>
            <w:r w:rsidRPr="007B515F">
              <w:rPr>
                <w:rFonts w:ascii="Cambria" w:hAnsi="Cambria" w:eastAsia="Gulim" w:cs="Gulim"/>
                <w:color w:val="000000"/>
                <w:sz w:val="18"/>
                <w:szCs w:val="18"/>
              </w:rPr>
              <w:t>.nextToken</w:t>
            </w:r>
            <w:proofErr w:type="spellEnd"/>
            <w:r w:rsidRPr="007B515F">
              <w:rPr>
                <w:rFonts w:ascii="Cambria" w:hAnsi="Cambria" w:eastAsia="Gulim" w:cs="Gulim"/>
                <w:color w:val="000000"/>
                <w:sz w:val="18"/>
                <w:szCs w:val="18"/>
              </w:rPr>
              <w:t>();</w:t>
            </w:r>
          </w:p>
          <w:p w:rsidRPr="007B515F" w:rsidR="001C1A15" w:rsidP="00DC4ADE" w:rsidRDefault="001C1A15" w14:paraId="7BB09CA5"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4B6EAD59"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Prepend a "." so that file request is within the current directory.</w:t>
            </w:r>
          </w:p>
          <w:p w:rsidRPr="007B515F" w:rsidR="001C1A15" w:rsidP="00DC4ADE" w:rsidRDefault="001C1A15" w14:paraId="2091C58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w:t>
            </w:r>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w:t>
            </w:r>
          </w:p>
          <w:p w:rsidRPr="007B515F" w:rsidR="001C1A15" w:rsidP="00DC4ADE" w:rsidRDefault="001C1A15" w14:paraId="60061E4C" wp14:textId="77777777">
            <w:pPr>
              <w:shd w:val="clear" w:color="auto" w:fill="FFFFFF"/>
              <w:rPr>
                <w:rFonts w:ascii="Cambria" w:hAnsi="Cambria" w:eastAsia="Gulim" w:cs="Gulim"/>
                <w:color w:val="000000"/>
                <w:sz w:val="18"/>
                <w:szCs w:val="18"/>
              </w:rPr>
            </w:pPr>
          </w:p>
          <w:p w:rsidRPr="007B515F" w:rsidR="001C1A15" w:rsidP="00DC4ADE" w:rsidRDefault="001C1A15" w14:paraId="2CEB23D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Open the requested file.</w:t>
            </w:r>
          </w:p>
          <w:p w:rsidRPr="007B515F" w:rsidR="001C1A15" w:rsidP="00DC4ADE" w:rsidRDefault="001C1A15" w14:paraId="0A9F2A9D"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FileInputStream</w:t>
            </w:r>
            <w:proofErr w:type="spellEnd"/>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fis</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null</w:t>
            </w:r>
            <w:r w:rsidRPr="007B515F">
              <w:rPr>
                <w:rFonts w:ascii="Cambria" w:hAnsi="Cambria" w:eastAsia="Gulim" w:cs="Gulim"/>
                <w:color w:val="000000"/>
                <w:sz w:val="18"/>
                <w:szCs w:val="18"/>
              </w:rPr>
              <w:t>;</w:t>
            </w:r>
          </w:p>
          <w:p w:rsidRPr="007B515F" w:rsidR="001C1A15" w:rsidP="00DC4ADE" w:rsidRDefault="001C1A15" w14:paraId="2BC88A55"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b/>
                <w:bCs/>
                <w:color w:val="7F0055"/>
                <w:sz w:val="18"/>
                <w:szCs w:val="18"/>
              </w:rPr>
              <w:t>boolean</w:t>
            </w:r>
            <w:proofErr w:type="spellEnd"/>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fileExists</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true</w:t>
            </w:r>
            <w:r w:rsidRPr="007B515F">
              <w:rPr>
                <w:rFonts w:ascii="Cambria" w:hAnsi="Cambria" w:eastAsia="Gulim" w:cs="Gulim"/>
                <w:color w:val="000000"/>
                <w:sz w:val="18"/>
                <w:szCs w:val="18"/>
              </w:rPr>
              <w:t>;</w:t>
            </w:r>
          </w:p>
          <w:p w:rsidRPr="007B515F" w:rsidR="001C1A15" w:rsidP="00DC4ADE" w:rsidRDefault="001C1A15" w14:paraId="6AB7B98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try</w:t>
            </w:r>
            <w:r w:rsidRPr="007B515F">
              <w:rPr>
                <w:rFonts w:ascii="Cambria" w:hAnsi="Cambria" w:eastAsia="Gulim" w:cs="Gulim"/>
                <w:color w:val="000000"/>
                <w:sz w:val="18"/>
                <w:szCs w:val="18"/>
              </w:rPr>
              <w:t xml:space="preserve"> {</w:t>
            </w:r>
          </w:p>
          <w:p w:rsidRPr="007B515F" w:rsidR="001C1A15" w:rsidP="00DC4ADE" w:rsidRDefault="001C1A15" w14:paraId="5DF9EE20"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fis</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new</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FileInputStream</w:t>
            </w:r>
            <w:proofErr w:type="spellEnd"/>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w:t>
            </w:r>
          </w:p>
          <w:p w:rsidRPr="007B515F" w:rsidR="001C1A15" w:rsidP="00DC4ADE" w:rsidRDefault="001C1A15" w14:paraId="3AC7F6C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catch</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FileNotFoundException</w:t>
            </w:r>
            <w:proofErr w:type="spellEnd"/>
            <w:r w:rsidRPr="007B515F">
              <w:rPr>
                <w:rFonts w:ascii="Cambria" w:hAnsi="Cambria" w:eastAsia="Gulim" w:cs="Gulim"/>
                <w:color w:val="000000"/>
                <w:sz w:val="18"/>
                <w:szCs w:val="18"/>
              </w:rPr>
              <w:t xml:space="preserve"> </w:t>
            </w:r>
            <w:r w:rsidRPr="007B515F">
              <w:rPr>
                <w:rFonts w:ascii="Cambria" w:hAnsi="Cambria" w:eastAsia="Gulim" w:cs="Gulim"/>
                <w:color w:val="6A3E3E"/>
                <w:sz w:val="18"/>
                <w:szCs w:val="18"/>
              </w:rPr>
              <w:t>e</w:t>
            </w:r>
            <w:r w:rsidRPr="007B515F">
              <w:rPr>
                <w:rFonts w:ascii="Cambria" w:hAnsi="Cambria" w:eastAsia="Gulim" w:cs="Gulim"/>
                <w:color w:val="000000"/>
                <w:sz w:val="18"/>
                <w:szCs w:val="18"/>
              </w:rPr>
              <w:t>) {</w:t>
            </w:r>
          </w:p>
          <w:p w:rsidRPr="007B515F" w:rsidR="001C1A15" w:rsidP="00DC4ADE" w:rsidRDefault="001C1A15" w14:paraId="3E038D5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fileExists</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false</w:t>
            </w:r>
            <w:r w:rsidRPr="007B515F">
              <w:rPr>
                <w:rFonts w:ascii="Cambria" w:hAnsi="Cambria" w:eastAsia="Gulim" w:cs="Gulim"/>
                <w:color w:val="000000"/>
                <w:sz w:val="18"/>
                <w:szCs w:val="18"/>
              </w:rPr>
              <w:t>;</w:t>
            </w:r>
          </w:p>
          <w:p w:rsidRPr="007B515F" w:rsidR="001C1A15" w:rsidP="00DC4ADE" w:rsidRDefault="001C1A15" w14:paraId="58928608"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44EAFD9C" wp14:textId="77777777">
            <w:pPr>
              <w:shd w:val="clear" w:color="auto" w:fill="FFFFFF"/>
              <w:rPr>
                <w:rFonts w:ascii="Cambria" w:hAnsi="Cambria" w:eastAsia="Gulim" w:cs="Gulim"/>
                <w:color w:val="000000"/>
                <w:sz w:val="18"/>
                <w:szCs w:val="18"/>
              </w:rPr>
            </w:pPr>
          </w:p>
          <w:p w:rsidRPr="007B515F" w:rsidR="001C1A15" w:rsidP="00DC4ADE" w:rsidRDefault="001C1A15" w14:paraId="72C1B428"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Construct the response message.</w:t>
            </w:r>
          </w:p>
          <w:p w:rsidRPr="007B515F" w:rsidR="001C1A15" w:rsidP="00DC4ADE" w:rsidRDefault="001C1A15" w14:paraId="17A54967"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proofErr w:type="spellStart"/>
            <w:r w:rsidRPr="007B515F">
              <w:rPr>
                <w:rFonts w:ascii="Cambria" w:hAnsi="Cambria" w:eastAsia="Gulim" w:cs="Gulim"/>
                <w:color w:val="6A3E3E"/>
                <w:sz w:val="18"/>
                <w:szCs w:val="18"/>
              </w:rPr>
              <w:t>statusLine</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null</w:t>
            </w:r>
            <w:r w:rsidRPr="007B515F">
              <w:rPr>
                <w:rFonts w:ascii="Cambria" w:hAnsi="Cambria" w:eastAsia="Gulim" w:cs="Gulim"/>
                <w:color w:val="000000"/>
                <w:sz w:val="18"/>
                <w:szCs w:val="18"/>
              </w:rPr>
              <w:t>;</w:t>
            </w:r>
          </w:p>
          <w:p w:rsidRPr="007B515F" w:rsidR="001C1A15" w:rsidP="00DC4ADE" w:rsidRDefault="001C1A15" w14:paraId="4E84648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proofErr w:type="spellStart"/>
            <w:r w:rsidRPr="007B515F">
              <w:rPr>
                <w:rFonts w:ascii="Cambria" w:hAnsi="Cambria" w:eastAsia="Gulim" w:cs="Gulim"/>
                <w:color w:val="6A3E3E"/>
                <w:sz w:val="18"/>
                <w:szCs w:val="18"/>
              </w:rPr>
              <w:t>contentTypeLine</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null</w:t>
            </w:r>
            <w:r w:rsidRPr="007B515F">
              <w:rPr>
                <w:rFonts w:ascii="Cambria" w:hAnsi="Cambria" w:eastAsia="Gulim" w:cs="Gulim"/>
                <w:color w:val="000000"/>
                <w:sz w:val="18"/>
                <w:szCs w:val="18"/>
              </w:rPr>
              <w:t>;</w:t>
            </w:r>
          </w:p>
          <w:p w:rsidRPr="007B515F" w:rsidR="001C1A15" w:rsidP="00DC4ADE" w:rsidRDefault="001C1A15" w14:paraId="1F540ED6"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proofErr w:type="spellStart"/>
            <w:r w:rsidRPr="007B515F">
              <w:rPr>
                <w:rFonts w:ascii="Cambria" w:hAnsi="Cambria" w:eastAsia="Gulim" w:cs="Gulim"/>
                <w:color w:val="6A3E3E"/>
                <w:sz w:val="18"/>
                <w:szCs w:val="18"/>
              </w:rPr>
              <w:t>contentLengthLine</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null</w:t>
            </w:r>
            <w:r w:rsidRPr="007B515F">
              <w:rPr>
                <w:rFonts w:ascii="Cambria" w:hAnsi="Cambria" w:eastAsia="Gulim" w:cs="Gulim"/>
                <w:color w:val="000000"/>
                <w:sz w:val="18"/>
                <w:szCs w:val="18"/>
              </w:rPr>
              <w:t>;</w:t>
            </w:r>
          </w:p>
          <w:p w:rsidRPr="007B515F" w:rsidR="001C1A15" w:rsidP="00DC4ADE" w:rsidRDefault="001C1A15" w14:paraId="489227F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proofErr w:type="spellStart"/>
            <w:r w:rsidRPr="007B515F">
              <w:rPr>
                <w:rFonts w:ascii="Cambria" w:hAnsi="Cambria" w:eastAsia="Gulim" w:cs="Gulim"/>
                <w:color w:val="6A3E3E"/>
                <w:sz w:val="18"/>
                <w:szCs w:val="18"/>
              </w:rPr>
              <w:t>entityBody</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null</w:t>
            </w:r>
            <w:r w:rsidRPr="007B515F">
              <w:rPr>
                <w:rFonts w:ascii="Cambria" w:hAnsi="Cambria" w:eastAsia="Gulim" w:cs="Gulim"/>
                <w:color w:val="000000"/>
                <w:sz w:val="18"/>
                <w:szCs w:val="18"/>
              </w:rPr>
              <w:t>;</w:t>
            </w:r>
          </w:p>
          <w:p w:rsidRPr="007B515F" w:rsidR="001C1A15" w:rsidP="00DC4ADE" w:rsidRDefault="001C1A15" w14:paraId="4B94D5A5" wp14:textId="77777777">
            <w:pPr>
              <w:shd w:val="clear" w:color="auto" w:fill="FFFFFF"/>
              <w:rPr>
                <w:rFonts w:ascii="Cambria" w:hAnsi="Cambria" w:eastAsia="Gulim" w:cs="Gulim"/>
                <w:color w:val="000000"/>
                <w:sz w:val="18"/>
                <w:szCs w:val="18"/>
              </w:rPr>
            </w:pPr>
          </w:p>
          <w:p w:rsidRPr="007B515F" w:rsidR="001C1A15" w:rsidP="00DC4ADE" w:rsidRDefault="001C1A15" w14:paraId="5A50F442"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if</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fileExists</w:t>
            </w:r>
            <w:proofErr w:type="spellEnd"/>
            <w:r w:rsidRPr="007B515F">
              <w:rPr>
                <w:rFonts w:ascii="Cambria" w:hAnsi="Cambria" w:eastAsia="Gulim" w:cs="Gulim"/>
                <w:color w:val="000000"/>
                <w:sz w:val="18"/>
                <w:szCs w:val="18"/>
              </w:rPr>
              <w:t>) {</w:t>
            </w:r>
          </w:p>
          <w:p w:rsidRPr="007B515F" w:rsidR="001C1A15" w:rsidP="00DC4ADE" w:rsidRDefault="001C1A15" w14:paraId="60F773C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statusLine</w:t>
            </w:r>
            <w:proofErr w:type="spellEnd"/>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"HTTP/1.0 200 OK"</w:t>
            </w:r>
            <w:r w:rsidRPr="007B515F">
              <w:rPr>
                <w:rFonts w:ascii="Cambria" w:hAnsi="Cambria" w:eastAsia="Gulim" w:cs="Gulim"/>
                <w:color w:val="000000"/>
                <w:sz w:val="18"/>
                <w:szCs w:val="18"/>
              </w:rPr>
              <w:t xml:space="preserve"> + </w:t>
            </w:r>
            <w:r w:rsidRPr="007B515F">
              <w:rPr>
                <w:rFonts w:ascii="Cambria" w:hAnsi="Cambria" w:eastAsia="Gulim" w:cs="Gulim"/>
                <w:b/>
                <w:bCs/>
                <w:i/>
                <w:iCs/>
                <w:color w:val="0000C0"/>
                <w:sz w:val="18"/>
                <w:szCs w:val="18"/>
              </w:rPr>
              <w:t>CRLF</w:t>
            </w:r>
            <w:r w:rsidRPr="007B515F">
              <w:rPr>
                <w:rFonts w:ascii="Cambria" w:hAnsi="Cambria" w:eastAsia="Gulim" w:cs="Gulim"/>
                <w:color w:val="000000"/>
                <w:sz w:val="18"/>
                <w:szCs w:val="18"/>
              </w:rPr>
              <w:t>;</w:t>
            </w:r>
          </w:p>
          <w:p w:rsidRPr="007B515F" w:rsidR="001C1A15" w:rsidP="00DC4ADE" w:rsidRDefault="001C1A15" w14:paraId="1C173E5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contentTypeLine</w:t>
            </w:r>
            <w:proofErr w:type="spellEnd"/>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"Content-Type: "</w:t>
            </w:r>
            <w:r w:rsidRPr="007B515F">
              <w:rPr>
                <w:rFonts w:ascii="Cambria" w:hAnsi="Cambria" w:eastAsia="Gulim" w:cs="Gulim"/>
                <w:color w:val="000000"/>
                <w:sz w:val="18"/>
                <w:szCs w:val="18"/>
              </w:rPr>
              <w:t xml:space="preserve"> + </w:t>
            </w:r>
            <w:proofErr w:type="spellStart"/>
            <w:r w:rsidRPr="007B515F">
              <w:rPr>
                <w:rFonts w:ascii="Cambria" w:hAnsi="Cambria" w:eastAsia="Gulim" w:cs="Gulim"/>
                <w:i/>
                <w:iCs/>
                <w:color w:val="000000"/>
                <w:sz w:val="18"/>
                <w:szCs w:val="18"/>
              </w:rPr>
              <w:t>contentType</w:t>
            </w:r>
            <w:proofErr w:type="spellEnd"/>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i/>
                <w:iCs/>
                <w:color w:val="0000C0"/>
                <w:sz w:val="18"/>
                <w:szCs w:val="18"/>
              </w:rPr>
              <w:t>CRLF</w:t>
            </w:r>
            <w:r w:rsidRPr="007B515F">
              <w:rPr>
                <w:rFonts w:ascii="Cambria" w:hAnsi="Cambria" w:eastAsia="Gulim" w:cs="Gulim"/>
                <w:color w:val="000000"/>
                <w:sz w:val="18"/>
                <w:szCs w:val="18"/>
              </w:rPr>
              <w:t>;</w:t>
            </w:r>
          </w:p>
          <w:p w:rsidRPr="007B515F" w:rsidR="001C1A15" w:rsidP="00DC4ADE" w:rsidRDefault="001C1A15" w14:paraId="1E3885B7"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contentLengthLine</w:t>
            </w:r>
            <w:proofErr w:type="spellEnd"/>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"Content-Length: "</w:t>
            </w:r>
            <w:r w:rsidRPr="007B515F">
              <w:rPr>
                <w:rFonts w:ascii="Cambria" w:hAnsi="Cambria" w:eastAsia="Gulim" w:cs="Gulim"/>
                <w:color w:val="000000"/>
                <w:sz w:val="18"/>
                <w:szCs w:val="18"/>
              </w:rPr>
              <w:t xml:space="preserve"> + </w:t>
            </w:r>
            <w:proofErr w:type="spellStart"/>
            <w:r w:rsidRPr="007B515F">
              <w:rPr>
                <w:rFonts w:ascii="Cambria" w:hAnsi="Cambria" w:eastAsia="Gulim" w:cs="Gulim"/>
                <w:i/>
                <w:iCs/>
                <w:color w:val="000000"/>
                <w:sz w:val="18"/>
                <w:szCs w:val="18"/>
              </w:rPr>
              <w:t>getFileSizeBytes</w:t>
            </w:r>
            <w:proofErr w:type="spellEnd"/>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i/>
                <w:iCs/>
                <w:color w:val="0000C0"/>
                <w:sz w:val="18"/>
                <w:szCs w:val="18"/>
              </w:rPr>
              <w:t>CRLF</w:t>
            </w:r>
            <w:r w:rsidRPr="007B515F">
              <w:rPr>
                <w:rFonts w:ascii="Cambria" w:hAnsi="Cambria" w:eastAsia="Gulim" w:cs="Gulim"/>
                <w:color w:val="000000"/>
                <w:sz w:val="18"/>
                <w:szCs w:val="18"/>
              </w:rPr>
              <w:t>;</w:t>
            </w:r>
          </w:p>
          <w:p w:rsidRPr="007B515F" w:rsidR="001C1A15" w:rsidP="00DC4ADE" w:rsidRDefault="001C1A15" w14:paraId="24ED01A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else</w:t>
            </w:r>
            <w:r w:rsidRPr="007B515F">
              <w:rPr>
                <w:rFonts w:ascii="Cambria" w:hAnsi="Cambria" w:eastAsia="Gulim" w:cs="Gulim"/>
                <w:color w:val="000000"/>
                <w:sz w:val="18"/>
                <w:szCs w:val="18"/>
              </w:rPr>
              <w:t xml:space="preserve"> {</w:t>
            </w:r>
          </w:p>
          <w:p w:rsidRPr="007B515F" w:rsidR="001C1A15" w:rsidP="00DC4ADE" w:rsidRDefault="001C1A15" w14:paraId="7744650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statusLine</w:t>
            </w:r>
            <w:proofErr w:type="spellEnd"/>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"HTTP/1.0 404 Not Found"</w:t>
            </w:r>
            <w:r w:rsidRPr="007B515F">
              <w:rPr>
                <w:rFonts w:ascii="Cambria" w:hAnsi="Cambria" w:eastAsia="Gulim" w:cs="Gulim"/>
                <w:color w:val="000000"/>
                <w:sz w:val="18"/>
                <w:szCs w:val="18"/>
              </w:rPr>
              <w:t xml:space="preserve"> + </w:t>
            </w:r>
            <w:r w:rsidRPr="007B515F">
              <w:rPr>
                <w:rFonts w:ascii="Cambria" w:hAnsi="Cambria" w:eastAsia="Gulim" w:cs="Gulim"/>
                <w:b/>
                <w:bCs/>
                <w:i/>
                <w:iCs/>
                <w:color w:val="0000C0"/>
                <w:sz w:val="18"/>
                <w:szCs w:val="18"/>
              </w:rPr>
              <w:t>CRLF</w:t>
            </w:r>
            <w:r w:rsidRPr="007B515F">
              <w:rPr>
                <w:rFonts w:ascii="Cambria" w:hAnsi="Cambria" w:eastAsia="Gulim" w:cs="Gulim"/>
                <w:color w:val="000000"/>
                <w:sz w:val="18"/>
                <w:szCs w:val="18"/>
              </w:rPr>
              <w:t>;</w:t>
            </w:r>
          </w:p>
          <w:p w:rsidRPr="007B515F" w:rsidR="001C1A15" w:rsidP="00DC4ADE" w:rsidRDefault="001C1A15" w14:paraId="30B33797"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contentTypeLine</w:t>
            </w:r>
            <w:proofErr w:type="spellEnd"/>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"Content-Type: text/html"</w:t>
            </w:r>
            <w:r w:rsidRPr="007B515F">
              <w:rPr>
                <w:rFonts w:ascii="Cambria" w:hAnsi="Cambria" w:eastAsia="Gulim" w:cs="Gulim"/>
                <w:color w:val="000000"/>
                <w:sz w:val="18"/>
                <w:szCs w:val="18"/>
              </w:rPr>
              <w:t xml:space="preserve"> + </w:t>
            </w:r>
            <w:r w:rsidRPr="007B515F">
              <w:rPr>
                <w:rFonts w:ascii="Cambria" w:hAnsi="Cambria" w:eastAsia="Gulim" w:cs="Gulim"/>
                <w:b/>
                <w:bCs/>
                <w:i/>
                <w:iCs/>
                <w:color w:val="0000C0"/>
                <w:sz w:val="18"/>
                <w:szCs w:val="18"/>
              </w:rPr>
              <w:t>CRLF</w:t>
            </w:r>
            <w:r w:rsidRPr="007B515F">
              <w:rPr>
                <w:rFonts w:ascii="Cambria" w:hAnsi="Cambria" w:eastAsia="Gulim" w:cs="Gulim"/>
                <w:color w:val="000000"/>
                <w:sz w:val="18"/>
                <w:szCs w:val="18"/>
              </w:rPr>
              <w:t>;</w:t>
            </w:r>
          </w:p>
          <w:p w:rsidRPr="007B515F" w:rsidR="001C1A15" w:rsidP="00DC4ADE" w:rsidRDefault="001C1A15" w14:paraId="2280D42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entityBody</w:t>
            </w:r>
            <w:proofErr w:type="spellEnd"/>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"&lt;HTML&gt;&lt;HEAD&gt;&lt;TITLE&gt;Not Found&lt;/TITLE&gt;&lt;/HEAD&gt;&lt;BODY&gt;Not Found&lt;/BODY&gt;&lt;/HTML&gt;"</w:t>
            </w:r>
            <w:r w:rsidRPr="007B515F">
              <w:rPr>
                <w:rFonts w:ascii="Cambria" w:hAnsi="Cambria" w:eastAsia="Gulim" w:cs="Gulim"/>
                <w:color w:val="000000"/>
                <w:sz w:val="18"/>
                <w:szCs w:val="18"/>
              </w:rPr>
              <w:t>;</w:t>
            </w:r>
          </w:p>
          <w:p w:rsidRPr="007B515F" w:rsidR="001C1A15" w:rsidP="00DC4ADE" w:rsidRDefault="001C1A15" w14:paraId="37659F5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3DEEC669" wp14:textId="77777777">
            <w:pPr>
              <w:shd w:val="clear" w:color="auto" w:fill="FFFFFF"/>
              <w:rPr>
                <w:rFonts w:ascii="Cambria" w:hAnsi="Cambria" w:eastAsia="Gulim" w:cs="Gulim"/>
                <w:color w:val="000000"/>
                <w:sz w:val="18"/>
                <w:szCs w:val="18"/>
              </w:rPr>
            </w:pPr>
          </w:p>
          <w:p w:rsidR="001C1A15" w:rsidP="00DC4ADE" w:rsidRDefault="001C1A15" w14:paraId="74A4B449" wp14:textId="77777777">
            <w:pPr>
              <w:shd w:val="clear" w:color="auto" w:fill="FFFFFF"/>
              <w:rPr>
                <w:rFonts w:ascii="Cambria" w:hAnsi="Cambria" w:eastAsia="Gulim" w:cs="Gulim"/>
                <w:color w:val="3F7F5F"/>
                <w:sz w:val="18"/>
                <w:szCs w:val="18"/>
                <w:highlight w:val="yellow"/>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00412103">
              <w:rPr>
                <w:rFonts w:ascii="Cambria" w:hAnsi="Cambria" w:eastAsia="Gulim" w:cs="Gulim"/>
                <w:color w:val="3F7F5F"/>
                <w:sz w:val="18"/>
                <w:szCs w:val="18"/>
                <w:highlight w:val="yellow"/>
              </w:rPr>
              <w:t xml:space="preserve">Mission 3. </w:t>
            </w:r>
            <w:r w:rsidR="00B45C73">
              <w:rPr>
                <w:rFonts w:ascii="Cambria" w:hAnsi="Cambria" w:eastAsia="Gulim" w:cs="Gulim"/>
                <w:color w:val="3F7F5F"/>
                <w:sz w:val="18"/>
                <w:szCs w:val="18"/>
                <w:highlight w:val="yellow"/>
              </w:rPr>
              <w:t>Fill in #7 Create the header line as bytes with get Bytes</w:t>
            </w:r>
          </w:p>
          <w:p w:rsidRPr="007B515F" w:rsidR="00B45C73" w:rsidP="00DC4ADE" w:rsidRDefault="00B45C73" w14:paraId="77094526" wp14:textId="77777777">
            <w:pPr>
              <w:shd w:val="clear" w:color="auto" w:fill="FFFFFF"/>
              <w:rPr>
                <w:rFonts w:ascii="Cambria" w:hAnsi="Cambria" w:eastAsia="Gulim" w:cs="Gulim"/>
                <w:color w:val="000000"/>
                <w:sz w:val="18"/>
                <w:szCs w:val="18"/>
                <w:highlight w:val="yellow"/>
              </w:rPr>
            </w:pPr>
            <w:r>
              <w:rPr>
                <w:rFonts w:ascii="Cambria" w:hAnsi="Cambria" w:eastAsia="Gulim" w:cs="Gulim"/>
                <w:color w:val="3F7F5F"/>
                <w:sz w:val="18"/>
                <w:szCs w:val="18"/>
                <w:highlight w:val="yellow"/>
              </w:rPr>
              <w:t xml:space="preserve">        // Fill in #7 create and write to </w:t>
            </w:r>
            <w:proofErr w:type="spellStart"/>
            <w:r>
              <w:rPr>
                <w:rFonts w:ascii="Cambria" w:hAnsi="Cambria" w:eastAsia="Gulim" w:cs="Gulim"/>
                <w:color w:val="3F7F5F"/>
                <w:sz w:val="18"/>
                <w:szCs w:val="18"/>
                <w:highlight w:val="yellow"/>
              </w:rPr>
              <w:t>ByteArrayOutputStream</w:t>
            </w:r>
            <w:proofErr w:type="spellEnd"/>
            <w:r>
              <w:rPr>
                <w:rFonts w:ascii="Cambria" w:hAnsi="Cambria" w:eastAsia="Gulim" w:cs="Gulim"/>
                <w:color w:val="3F7F5F"/>
                <w:sz w:val="18"/>
                <w:szCs w:val="18"/>
                <w:highlight w:val="yellow"/>
              </w:rPr>
              <w:t xml:space="preserve"> to send header line</w:t>
            </w:r>
          </w:p>
          <w:p w:rsidR="001C1A15" w:rsidP="00DC4ADE" w:rsidRDefault="00A45FD0" w14:paraId="0026999E" wp14:textId="77777777">
            <w:pPr>
              <w:shd w:val="clear" w:color="auto" w:fill="FFFFFF"/>
              <w:rPr>
                <w:rFonts w:ascii="Cambria" w:hAnsi="Cambria" w:eastAsia="Gulim" w:cs="Gulim"/>
                <w:color w:val="000000"/>
                <w:sz w:val="18"/>
                <w:szCs w:val="18"/>
              </w:rPr>
            </w:pPr>
            <w:r>
              <w:rPr>
                <w:rFonts w:ascii="Cambria" w:hAnsi="Cambria" w:eastAsia="Gulim" w:cs="Gulim"/>
                <w:color w:val="000000"/>
                <w:sz w:val="18"/>
                <w:szCs w:val="18"/>
                <w:highlight w:val="yellow"/>
              </w:rPr>
              <w:t xml:space="preserve">         </w:t>
            </w:r>
            <w:r w:rsidRPr="00A45FD0">
              <w:rPr>
                <w:rFonts w:ascii="Cambria" w:hAnsi="Cambria" w:eastAsia="Gulim" w:cs="Gulim"/>
                <w:color w:val="000000"/>
                <w:sz w:val="18"/>
                <w:szCs w:val="18"/>
              </w:rPr>
              <w:t>/* Fill in */;</w:t>
            </w:r>
          </w:p>
          <w:p w:rsidR="00A45FD0" w:rsidP="00DC4ADE" w:rsidRDefault="00A45FD0" w14:paraId="3656B9AB" wp14:textId="77777777">
            <w:pPr>
              <w:shd w:val="clear" w:color="auto" w:fill="FFFFFF"/>
              <w:rPr>
                <w:rFonts w:ascii="Cambria" w:hAnsi="Cambria" w:eastAsia="Gulim" w:cs="Gulim"/>
                <w:color w:val="000000"/>
                <w:sz w:val="18"/>
                <w:szCs w:val="18"/>
              </w:rPr>
            </w:pPr>
          </w:p>
          <w:p w:rsidRPr="007B515F" w:rsidR="00A45FD0" w:rsidP="00DC4ADE" w:rsidRDefault="00A45FD0" w14:paraId="45FB0818" wp14:textId="77777777">
            <w:pPr>
              <w:shd w:val="clear" w:color="auto" w:fill="FFFFFF"/>
              <w:rPr>
                <w:rFonts w:hint="eastAsia" w:ascii="Cambria" w:hAnsi="Cambria" w:eastAsia="Gulim" w:cs="Gulim"/>
                <w:color w:val="000000"/>
                <w:sz w:val="18"/>
                <w:szCs w:val="18"/>
              </w:rPr>
            </w:pPr>
          </w:p>
          <w:p w:rsidRPr="007B515F" w:rsidR="001C1A15" w:rsidP="00DC4ADE" w:rsidRDefault="001C1A15" w14:paraId="4E3E188F"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xml:space="preserve">// </w:t>
            </w:r>
            <w:r w:rsidRPr="00B45C73" w:rsidR="00B45C73">
              <w:rPr>
                <w:rFonts w:ascii="Cambria" w:hAnsi="Cambria" w:eastAsia="Gulim" w:cs="Gulim"/>
                <w:color w:val="3F7F5F"/>
                <w:sz w:val="18"/>
                <w:szCs w:val="18"/>
              </w:rPr>
              <w:t xml:space="preserve">transfer entity to </w:t>
            </w:r>
            <w:proofErr w:type="spellStart"/>
            <w:r w:rsidRPr="00B45C73" w:rsidR="00B45C73">
              <w:rPr>
                <w:rFonts w:ascii="Cambria" w:hAnsi="Cambria" w:eastAsia="Gulim" w:cs="Gulim"/>
                <w:color w:val="3F7F5F"/>
                <w:sz w:val="18"/>
                <w:szCs w:val="18"/>
              </w:rPr>
              <w:t>ByteArrayOutputStream</w:t>
            </w:r>
            <w:proofErr w:type="spellEnd"/>
          </w:p>
          <w:p w:rsidRPr="007B515F" w:rsidR="001C1A15" w:rsidP="00DC4ADE" w:rsidRDefault="001C1A15" w14:paraId="172ACA1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if</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fileExists</w:t>
            </w:r>
            <w:proofErr w:type="spellEnd"/>
            <w:r w:rsidRPr="007B515F">
              <w:rPr>
                <w:rFonts w:ascii="Cambria" w:hAnsi="Cambria" w:eastAsia="Gulim" w:cs="Gulim"/>
                <w:color w:val="000000"/>
                <w:sz w:val="18"/>
                <w:szCs w:val="18"/>
              </w:rPr>
              <w:t>) {</w:t>
            </w:r>
          </w:p>
          <w:p w:rsidRPr="007B515F" w:rsidR="001C1A15" w:rsidP="00DC4ADE" w:rsidRDefault="001C1A15" w14:paraId="774BA3E0"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i/>
                <w:iCs/>
                <w:color w:val="000000"/>
                <w:sz w:val="18"/>
                <w:szCs w:val="18"/>
              </w:rPr>
              <w:t>sendBytes</w:t>
            </w:r>
            <w:proofErr w:type="spellEnd"/>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fis</w:t>
            </w:r>
            <w:proofErr w:type="spellEnd"/>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baos</w:t>
            </w:r>
            <w:proofErr w:type="spellEnd"/>
            <w:r w:rsidRPr="007B515F">
              <w:rPr>
                <w:rFonts w:ascii="Cambria" w:hAnsi="Cambria" w:eastAsia="Gulim" w:cs="Gulim"/>
                <w:color w:val="000000"/>
                <w:sz w:val="18"/>
                <w:szCs w:val="18"/>
              </w:rPr>
              <w:t>);</w:t>
            </w:r>
          </w:p>
          <w:p w:rsidRPr="007B515F" w:rsidR="001C1A15" w:rsidP="00DC4ADE" w:rsidRDefault="001C1A15" w14:paraId="0D1EA6DF"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fis</w:t>
            </w:r>
            <w:r w:rsidRPr="007B515F">
              <w:rPr>
                <w:rFonts w:ascii="Cambria" w:hAnsi="Cambria" w:eastAsia="Gulim" w:cs="Gulim"/>
                <w:color w:val="000000"/>
                <w:sz w:val="18"/>
                <w:szCs w:val="18"/>
              </w:rPr>
              <w:t>.close</w:t>
            </w:r>
            <w:proofErr w:type="spellEnd"/>
            <w:r w:rsidRPr="007B515F">
              <w:rPr>
                <w:rFonts w:ascii="Cambria" w:hAnsi="Cambria" w:eastAsia="Gulim" w:cs="Gulim"/>
                <w:color w:val="000000"/>
                <w:sz w:val="18"/>
                <w:szCs w:val="18"/>
              </w:rPr>
              <w:t>();</w:t>
            </w:r>
          </w:p>
          <w:p w:rsidRPr="007B515F" w:rsidR="001C1A15" w:rsidP="00DC4ADE" w:rsidRDefault="001C1A15" w14:paraId="208E6B78"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else</w:t>
            </w:r>
            <w:r w:rsidRPr="007B515F">
              <w:rPr>
                <w:rFonts w:ascii="Cambria" w:hAnsi="Cambria" w:eastAsia="Gulim" w:cs="Gulim"/>
                <w:color w:val="000000"/>
                <w:sz w:val="18"/>
                <w:szCs w:val="18"/>
              </w:rPr>
              <w:t xml:space="preserve"> {</w:t>
            </w:r>
          </w:p>
          <w:p w:rsidRPr="007B515F" w:rsidR="001C1A15" w:rsidP="00DC4ADE" w:rsidRDefault="001C1A15" w14:paraId="574E1CB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baos</w:t>
            </w:r>
            <w:r w:rsidRPr="007B515F">
              <w:rPr>
                <w:rFonts w:ascii="Cambria" w:hAnsi="Cambria" w:eastAsia="Gulim" w:cs="Gulim"/>
                <w:color w:val="000000"/>
                <w:sz w:val="18"/>
                <w:szCs w:val="18"/>
              </w:rPr>
              <w:t>.write</w:t>
            </w:r>
            <w:proofErr w:type="spellEnd"/>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entityBody</w:t>
            </w:r>
            <w:r w:rsidRPr="007B515F">
              <w:rPr>
                <w:rFonts w:ascii="Cambria" w:hAnsi="Cambria" w:eastAsia="Gulim" w:cs="Gulim"/>
                <w:color w:val="000000"/>
                <w:sz w:val="18"/>
                <w:szCs w:val="18"/>
              </w:rPr>
              <w:t>.getBytes</w:t>
            </w:r>
            <w:proofErr w:type="spellEnd"/>
            <w:r w:rsidRPr="007B515F">
              <w:rPr>
                <w:rFonts w:ascii="Cambria" w:hAnsi="Cambria" w:eastAsia="Gulim" w:cs="Gulim"/>
                <w:color w:val="000000"/>
                <w:sz w:val="18"/>
                <w:szCs w:val="18"/>
              </w:rPr>
              <w:t>());</w:t>
            </w:r>
          </w:p>
          <w:p w:rsidRPr="007B515F" w:rsidR="00B45C73" w:rsidP="00DC4ADE" w:rsidRDefault="001C1A15" w14:paraId="141382D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00B45C73">
              <w:rPr>
                <w:rFonts w:ascii="Cambria" w:hAnsi="Cambria" w:eastAsia="Gulim" w:cs="Gulim"/>
                <w:color w:val="3F7F5F"/>
                <w:sz w:val="18"/>
                <w:szCs w:val="18"/>
              </w:rPr>
              <w:t xml:space="preserve"> </w:t>
            </w:r>
          </w:p>
          <w:p w:rsidR="00B45C73" w:rsidP="007B515F" w:rsidRDefault="00B45C73" w14:paraId="049F31CB" wp14:textId="77777777">
            <w:pPr>
              <w:shd w:val="clear" w:color="auto" w:fill="FFFFFF"/>
              <w:rPr>
                <w:rFonts w:ascii="Cambria" w:hAnsi="Cambria" w:eastAsia="Gulim" w:cs="Gulim"/>
                <w:color w:val="3F7F5F"/>
                <w:sz w:val="18"/>
                <w:szCs w:val="18"/>
                <w:highlight w:val="yellow"/>
              </w:rPr>
            </w:pPr>
          </w:p>
          <w:p w:rsidR="00B45C73" w:rsidP="007B515F" w:rsidRDefault="00B45C73" w14:paraId="7A991819" wp14:textId="77777777">
            <w:pPr>
              <w:shd w:val="clear" w:color="auto" w:fill="FFFFFF"/>
              <w:rPr>
                <w:rFonts w:ascii="Cambria" w:hAnsi="Cambria" w:eastAsia="Gulim" w:cs="Gulim"/>
                <w:color w:val="3F7F5F"/>
                <w:sz w:val="18"/>
                <w:szCs w:val="18"/>
                <w:highlight w:val="yellow"/>
              </w:rPr>
            </w:pPr>
            <w:r>
              <w:rPr>
                <w:rFonts w:ascii="Cambria" w:hAnsi="Cambria" w:eastAsia="Gulim" w:cs="Gulim"/>
                <w:color w:val="3F7F5F"/>
                <w:sz w:val="18"/>
                <w:szCs w:val="18"/>
                <w:highlight w:val="yellow"/>
              </w:rPr>
              <w:t xml:space="preserve">       /</w:t>
            </w:r>
            <w:r w:rsidRPr="005336A2">
              <w:rPr>
                <w:rFonts w:ascii="Cambria" w:hAnsi="Cambria" w:eastAsia="Gulim" w:cs="Gulim"/>
                <w:color w:val="3F7F5F"/>
                <w:sz w:val="18"/>
                <w:szCs w:val="18"/>
                <w:highlight w:val="yellow"/>
              </w:rPr>
              <w:t xml:space="preserve">/ </w:t>
            </w:r>
            <w:r w:rsidR="00412103">
              <w:rPr>
                <w:rFonts w:ascii="Cambria" w:hAnsi="Cambria" w:eastAsia="Gulim" w:cs="Gulim"/>
                <w:color w:val="3F7F5F"/>
                <w:sz w:val="18"/>
                <w:szCs w:val="18"/>
                <w:highlight w:val="yellow"/>
              </w:rPr>
              <w:t xml:space="preserve">Mission 3. </w:t>
            </w:r>
            <w:r>
              <w:rPr>
                <w:rFonts w:ascii="Cambria" w:hAnsi="Cambria" w:eastAsia="Gulim" w:cs="Gulim"/>
                <w:color w:val="3F7F5F"/>
                <w:sz w:val="18"/>
                <w:szCs w:val="18"/>
                <w:highlight w:val="yellow"/>
              </w:rPr>
              <w:t>Fill in #8 Create the byte to send stream(header and entity body)</w:t>
            </w:r>
          </w:p>
          <w:p w:rsidR="00B45C73" w:rsidP="00B45C73" w:rsidRDefault="00B45C73" w14:paraId="09E75807" wp14:textId="77777777">
            <w:pPr>
              <w:shd w:val="clear" w:color="auto" w:fill="FFFFFF"/>
              <w:rPr>
                <w:rFonts w:ascii="Cambria" w:hAnsi="Cambria" w:eastAsia="Gulim" w:cs="Gulim"/>
                <w:color w:val="3F7F5F"/>
                <w:sz w:val="18"/>
                <w:szCs w:val="18"/>
                <w:highlight w:val="yellow"/>
              </w:rPr>
            </w:pPr>
            <w:r>
              <w:rPr>
                <w:rFonts w:ascii="Cambria" w:hAnsi="Cambria" w:eastAsia="Gulim" w:cs="Gulim"/>
                <w:color w:val="3F7F5F"/>
                <w:sz w:val="18"/>
                <w:szCs w:val="18"/>
                <w:highlight w:val="yellow"/>
              </w:rPr>
              <w:t xml:space="preserve">       // Fill in #8 send Datagram with UDP Socket.</w:t>
            </w:r>
          </w:p>
          <w:p w:rsidRPr="007B515F" w:rsidR="00B45C73" w:rsidP="00B45C73" w:rsidRDefault="00B45C73" w14:paraId="6270D508" wp14:textId="77777777">
            <w:pPr>
              <w:shd w:val="clear" w:color="auto" w:fill="FFFFFF"/>
              <w:rPr>
                <w:rFonts w:ascii="Cambria" w:hAnsi="Cambria" w:eastAsia="Gulim" w:cs="Gulim"/>
                <w:color w:val="000000"/>
                <w:sz w:val="18"/>
                <w:szCs w:val="18"/>
                <w:highlight w:val="yellow"/>
              </w:rPr>
            </w:pPr>
            <w:r>
              <w:rPr>
                <w:rFonts w:ascii="Cambria" w:hAnsi="Cambria" w:eastAsia="Gulim" w:cs="Gulim"/>
                <w:color w:val="3F7F5F"/>
                <w:sz w:val="18"/>
                <w:szCs w:val="18"/>
                <w:highlight w:val="yellow"/>
              </w:rPr>
              <w:t xml:space="preserve">       // (</w:t>
            </w:r>
            <w:proofErr w:type="spellStart"/>
            <w:r w:rsidRPr="00B45C73">
              <w:rPr>
                <w:rFonts w:ascii="Cambria" w:hAnsi="Cambria" w:eastAsia="Gulim" w:cs="Gulim"/>
                <w:color w:val="3F7F5F"/>
                <w:sz w:val="18"/>
                <w:szCs w:val="18"/>
                <w:highlight w:val="yellow"/>
              </w:rPr>
              <w:t>ByteArrayOutputStream</w:t>
            </w:r>
            <w:proofErr w:type="spellEnd"/>
            <w:r w:rsidRPr="00B45C73">
              <w:rPr>
                <w:rFonts w:ascii="Cambria" w:hAnsi="Cambria" w:eastAsia="Gulim" w:cs="Gulim"/>
                <w:color w:val="3F7F5F"/>
                <w:sz w:val="18"/>
                <w:szCs w:val="18"/>
                <w:highlight w:val="yellow"/>
              </w:rPr>
              <w:t xml:space="preserve"> </w:t>
            </w:r>
            <w:r w:rsidRPr="00B45C73">
              <w:rPr>
                <w:rFonts w:hint="eastAsia" w:ascii="Wingdings" w:hAnsi="Wingdings" w:eastAsia="Wingdings" w:cs="Wingdings"/>
                <w:color w:val="3F7F5F"/>
                <w:sz w:val="18"/>
                <w:szCs w:val="18"/>
                <w:highlight w:val="yellow"/>
              </w:rPr>
              <w:t>à</w:t>
            </w:r>
            <w:r w:rsidRPr="00B45C73">
              <w:rPr>
                <w:rFonts w:ascii="Cambria" w:hAnsi="Cambria" w:eastAsia="Gulim" w:cs="Gulim"/>
                <w:color w:val="3F7F5F"/>
                <w:sz w:val="18"/>
                <w:szCs w:val="18"/>
                <w:highlight w:val="yellow"/>
              </w:rPr>
              <w:t xml:space="preserve"> </w:t>
            </w:r>
            <w:proofErr w:type="spellStart"/>
            <w:r w:rsidRPr="00B45C73">
              <w:rPr>
                <w:rFonts w:ascii="Cambria" w:hAnsi="Cambria" w:eastAsia="Gulim" w:cs="Gulim"/>
                <w:color w:val="3F7F5F"/>
                <w:sz w:val="18"/>
                <w:szCs w:val="18"/>
                <w:highlight w:val="yellow"/>
              </w:rPr>
              <w:t>ByteArray</w:t>
            </w:r>
            <w:proofErr w:type="spellEnd"/>
            <w:r w:rsidRPr="00B45C73">
              <w:rPr>
                <w:rFonts w:ascii="Cambria" w:hAnsi="Cambria" w:eastAsia="Gulim" w:cs="Gulim"/>
                <w:color w:val="3F7F5F"/>
                <w:sz w:val="18"/>
                <w:szCs w:val="18"/>
                <w:highlight w:val="yellow"/>
              </w:rPr>
              <w:t xml:space="preserve"> </w:t>
            </w:r>
            <w:r w:rsidRPr="00B45C73">
              <w:rPr>
                <w:rFonts w:hint="eastAsia" w:ascii="Wingdings" w:hAnsi="Wingdings" w:eastAsia="Wingdings" w:cs="Wingdings"/>
                <w:color w:val="3F7F5F"/>
                <w:sz w:val="18"/>
                <w:szCs w:val="18"/>
                <w:highlight w:val="yellow"/>
              </w:rPr>
              <w:t>à</w:t>
            </w:r>
            <w:r w:rsidRPr="00B45C73">
              <w:rPr>
                <w:rFonts w:ascii="Cambria" w:hAnsi="Cambria" w:eastAsia="Gulim" w:cs="Gulim"/>
                <w:color w:val="3F7F5F"/>
                <w:sz w:val="18"/>
                <w:szCs w:val="18"/>
                <w:highlight w:val="yellow"/>
              </w:rPr>
              <w:t xml:space="preserve">  </w:t>
            </w:r>
            <w:proofErr w:type="spellStart"/>
            <w:r w:rsidRPr="00B45C73">
              <w:rPr>
                <w:rFonts w:ascii="Cambria" w:hAnsi="Cambria" w:eastAsia="Gulim" w:cs="Gulim"/>
                <w:color w:val="3F7F5F"/>
                <w:sz w:val="18"/>
                <w:szCs w:val="18"/>
                <w:highlight w:val="yellow"/>
              </w:rPr>
              <w:t>DatagramPacket</w:t>
            </w:r>
            <w:proofErr w:type="spellEnd"/>
            <w:r>
              <w:rPr>
                <w:rFonts w:ascii="Cambria" w:hAnsi="Cambria" w:eastAsia="Gulim" w:cs="Gulim"/>
                <w:color w:val="3F7F5F"/>
                <w:sz w:val="18"/>
                <w:szCs w:val="18"/>
                <w:highlight w:val="yellow"/>
              </w:rPr>
              <w:t>)</w:t>
            </w:r>
          </w:p>
          <w:p w:rsidRPr="007B515F" w:rsidR="001C1A15" w:rsidP="007B515F" w:rsidRDefault="001C1A15" w14:paraId="2803BD75"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A45FD0" w:rsidR="00A45FD0">
              <w:rPr>
                <w:rFonts w:ascii="Cambria" w:hAnsi="Cambria" w:eastAsia="Gulim" w:cs="Gulim"/>
                <w:color w:val="000000"/>
                <w:sz w:val="18"/>
                <w:szCs w:val="18"/>
              </w:rPr>
              <w:t>/* Fill in */;</w:t>
            </w:r>
          </w:p>
          <w:p w:rsidRPr="007B515F" w:rsidR="001C1A15" w:rsidP="00DC4ADE" w:rsidRDefault="001C1A15" w14:paraId="53128261" wp14:textId="77777777">
            <w:pPr>
              <w:shd w:val="clear" w:color="auto" w:fill="FFFFFF"/>
              <w:rPr>
                <w:rFonts w:ascii="Cambria" w:hAnsi="Cambria" w:eastAsia="Gulim" w:cs="Gulim"/>
                <w:color w:val="000000"/>
                <w:sz w:val="18"/>
                <w:szCs w:val="18"/>
              </w:rPr>
            </w:pPr>
          </w:p>
          <w:p w:rsidRPr="007B515F" w:rsidR="001C1A15" w:rsidP="00DC4ADE" w:rsidRDefault="001C1A15" w14:paraId="1D7C23B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Close streams and socket.</w:t>
            </w:r>
          </w:p>
          <w:p w:rsidRPr="007B515F" w:rsidR="001C1A15" w:rsidP="00DC4ADE" w:rsidRDefault="001C1A15" w14:paraId="7F65918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br</w:t>
            </w:r>
            <w:r w:rsidRPr="007B515F">
              <w:rPr>
                <w:rFonts w:ascii="Cambria" w:hAnsi="Cambria" w:eastAsia="Gulim" w:cs="Gulim"/>
                <w:color w:val="000000"/>
                <w:sz w:val="18"/>
                <w:szCs w:val="18"/>
              </w:rPr>
              <w:t>.close</w:t>
            </w:r>
            <w:proofErr w:type="spellEnd"/>
            <w:r w:rsidRPr="007B515F">
              <w:rPr>
                <w:rFonts w:ascii="Cambria" w:hAnsi="Cambria" w:eastAsia="Gulim" w:cs="Gulim"/>
                <w:color w:val="000000"/>
                <w:sz w:val="18"/>
                <w:szCs w:val="18"/>
              </w:rPr>
              <w:t>();</w:t>
            </w:r>
          </w:p>
          <w:p w:rsidRPr="007B515F" w:rsidR="001C1A15" w:rsidP="00DC4ADE" w:rsidRDefault="001C1A15" w14:paraId="6624AE85"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62486C05" wp14:textId="77777777">
            <w:pPr>
              <w:shd w:val="clear" w:color="auto" w:fill="FFFFFF"/>
              <w:rPr>
                <w:rFonts w:ascii="Cambria" w:hAnsi="Cambria" w:eastAsia="Gulim" w:cs="Gulim"/>
                <w:color w:val="000000"/>
                <w:sz w:val="18"/>
                <w:szCs w:val="18"/>
              </w:rPr>
            </w:pPr>
          </w:p>
          <w:p w:rsidRPr="007B515F" w:rsidR="001C1A15" w:rsidP="00DC4ADE" w:rsidRDefault="001C1A15" w14:paraId="02CED0A7"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w:t>
            </w:r>
          </w:p>
          <w:p w:rsidRPr="007B515F" w:rsidR="001C1A15" w:rsidP="00DC4ADE" w:rsidRDefault="001C1A15" w14:paraId="51231F18"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Method which sends the context</w:t>
            </w:r>
          </w:p>
          <w:p w:rsidRPr="007B515F" w:rsidR="001C1A15" w:rsidP="00DC4ADE" w:rsidRDefault="001C1A15" w14:paraId="100FF563"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w:t>
            </w:r>
            <w:r w:rsidRPr="007B515F">
              <w:rPr>
                <w:rFonts w:ascii="Cambria" w:hAnsi="Cambria" w:eastAsia="Gulim" w:cs="Gulim"/>
                <w:b/>
                <w:bCs/>
                <w:color w:val="7F9FBF"/>
                <w:sz w:val="18"/>
                <w:szCs w:val="18"/>
              </w:rPr>
              <w:t>@param</w:t>
            </w:r>
            <w:r w:rsidRPr="007B515F">
              <w:rPr>
                <w:rFonts w:ascii="Cambria" w:hAnsi="Cambria" w:eastAsia="Gulim" w:cs="Gulim"/>
                <w:color w:val="3F5FBF"/>
                <w:sz w:val="18"/>
                <w:szCs w:val="18"/>
              </w:rPr>
              <w:t xml:space="preserve"> </w:t>
            </w:r>
            <w:proofErr w:type="spellStart"/>
            <w:r w:rsidRPr="007B515F">
              <w:rPr>
                <w:rFonts w:ascii="Cambria" w:hAnsi="Cambria" w:eastAsia="Gulim" w:cs="Gulim"/>
                <w:color w:val="3F5FBF"/>
                <w:sz w:val="18"/>
                <w:szCs w:val="18"/>
                <w:u w:val="single"/>
              </w:rPr>
              <w:t>fis</w:t>
            </w:r>
            <w:proofErr w:type="spellEnd"/>
            <w:r w:rsidRPr="007B515F">
              <w:rPr>
                <w:rFonts w:ascii="Cambria" w:hAnsi="Cambria" w:eastAsia="Gulim" w:cs="Gulim"/>
                <w:color w:val="3F5FBF"/>
                <w:sz w:val="18"/>
                <w:szCs w:val="18"/>
              </w:rPr>
              <w:t xml:space="preserve"> </w:t>
            </w:r>
            <w:proofErr w:type="spellStart"/>
            <w:r w:rsidRPr="007B515F">
              <w:rPr>
                <w:rFonts w:ascii="Cambria" w:hAnsi="Cambria" w:eastAsia="Gulim" w:cs="Gulim"/>
                <w:color w:val="3F5FBF"/>
                <w:sz w:val="18"/>
                <w:szCs w:val="18"/>
              </w:rPr>
              <w:t>FileInputStream</w:t>
            </w:r>
            <w:proofErr w:type="spellEnd"/>
            <w:r w:rsidRPr="007B515F">
              <w:rPr>
                <w:rFonts w:ascii="Cambria" w:hAnsi="Cambria" w:eastAsia="Gulim" w:cs="Gulim"/>
                <w:color w:val="3F5FBF"/>
                <w:sz w:val="18"/>
                <w:szCs w:val="18"/>
              </w:rPr>
              <w:t xml:space="preserve"> to transfer</w:t>
            </w:r>
          </w:p>
          <w:p w:rsidRPr="007B515F" w:rsidR="001C1A15" w:rsidP="00DC4ADE" w:rsidRDefault="001C1A15" w14:paraId="5BED3315"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w:t>
            </w:r>
            <w:r w:rsidRPr="007B515F">
              <w:rPr>
                <w:rFonts w:ascii="Cambria" w:hAnsi="Cambria" w:eastAsia="Gulim" w:cs="Gulim"/>
                <w:b/>
                <w:bCs/>
                <w:color w:val="7F9FBF"/>
                <w:sz w:val="18"/>
                <w:szCs w:val="18"/>
              </w:rPr>
              <w:t>@param</w:t>
            </w:r>
            <w:r w:rsidRPr="007B515F">
              <w:rPr>
                <w:rFonts w:ascii="Cambria" w:hAnsi="Cambria" w:eastAsia="Gulim" w:cs="Gulim"/>
                <w:color w:val="3F5FBF"/>
                <w:sz w:val="18"/>
                <w:szCs w:val="18"/>
              </w:rPr>
              <w:t xml:space="preserve"> </w:t>
            </w:r>
            <w:proofErr w:type="spellStart"/>
            <w:r w:rsidRPr="007B515F">
              <w:rPr>
                <w:rFonts w:ascii="Cambria" w:hAnsi="Cambria" w:eastAsia="Gulim" w:cs="Gulim"/>
                <w:color w:val="3F5FBF"/>
                <w:sz w:val="18"/>
                <w:szCs w:val="18"/>
                <w:u w:val="single"/>
              </w:rPr>
              <w:t>os</w:t>
            </w:r>
            <w:proofErr w:type="spellEnd"/>
            <w:r w:rsidRPr="007B515F">
              <w:rPr>
                <w:rFonts w:ascii="Cambria" w:hAnsi="Cambria" w:eastAsia="Gulim" w:cs="Gulim"/>
                <w:color w:val="3F5FBF"/>
                <w:sz w:val="18"/>
                <w:szCs w:val="18"/>
              </w:rPr>
              <w:t xml:space="preserve"> </w:t>
            </w:r>
            <w:proofErr w:type="spellStart"/>
            <w:r w:rsidRPr="007B515F">
              <w:rPr>
                <w:rFonts w:ascii="Cambria" w:hAnsi="Cambria" w:eastAsia="Gulim" w:cs="Gulim"/>
                <w:color w:val="3F5FBF"/>
                <w:sz w:val="18"/>
                <w:szCs w:val="18"/>
                <w:u w:val="single"/>
              </w:rPr>
              <w:t>outputstream</w:t>
            </w:r>
            <w:proofErr w:type="spellEnd"/>
            <w:r w:rsidRPr="007B515F">
              <w:rPr>
                <w:rFonts w:ascii="Cambria" w:hAnsi="Cambria" w:eastAsia="Gulim" w:cs="Gulim"/>
                <w:color w:val="3F5FBF"/>
                <w:sz w:val="18"/>
                <w:szCs w:val="18"/>
              </w:rPr>
              <w:t xml:space="preserve"> to client</w:t>
            </w:r>
          </w:p>
          <w:p w:rsidRPr="007B515F" w:rsidR="001C1A15" w:rsidP="00DC4ADE" w:rsidRDefault="001C1A15" w14:paraId="379FD729"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w:t>
            </w:r>
          </w:p>
          <w:p w:rsidRPr="007B515F" w:rsidR="001C1A15" w:rsidP="00DC4ADE" w:rsidRDefault="001C1A15" w14:paraId="247C03F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private</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static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void</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sendBytes</w:t>
            </w:r>
            <w:proofErr w:type="spellEnd"/>
            <w:r w:rsidRPr="007B515F">
              <w:rPr>
                <w:rFonts w:ascii="Cambria" w:hAnsi="Cambria" w:eastAsia="Gulim" w:cs="Gulim"/>
                <w:color w:val="000000"/>
                <w:sz w:val="18"/>
                <w:szCs w:val="18"/>
              </w:rPr>
              <w:t>(</w:t>
            </w:r>
            <w:proofErr w:type="spellStart"/>
            <w:r w:rsidRPr="007B515F">
              <w:rPr>
                <w:rFonts w:ascii="Cambria" w:hAnsi="Cambria" w:eastAsia="Gulim" w:cs="Gulim"/>
                <w:color w:val="000000"/>
                <w:sz w:val="18"/>
                <w:szCs w:val="18"/>
              </w:rPr>
              <w:t>FileInputStream</w:t>
            </w:r>
            <w:proofErr w:type="spellEnd"/>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fis</w:t>
            </w:r>
            <w:proofErr w:type="spellEnd"/>
            <w:r w:rsidRPr="007B515F">
              <w:rPr>
                <w:rFonts w:ascii="Cambria" w:hAnsi="Cambria" w:eastAsia="Gulim" w:cs="Gulim"/>
                <w:color w:val="000000"/>
                <w:sz w:val="18"/>
                <w:szCs w:val="18"/>
              </w:rPr>
              <w:t xml:space="preserve">, </w:t>
            </w:r>
          </w:p>
          <w:p w:rsidRPr="007B515F" w:rsidR="001C1A15" w:rsidP="00DC4ADE" w:rsidRDefault="001C1A15" w14:paraId="68CE0D3D"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ab/>
            </w:r>
            <w:r w:rsidRPr="007B515F">
              <w:rPr>
                <w:rFonts w:ascii="Cambria" w:hAnsi="Cambria" w:eastAsia="Gulim" w:cs="Gulim"/>
                <w:color w:val="000000"/>
                <w:sz w:val="18"/>
                <w:szCs w:val="18"/>
              </w:rPr>
              <w:tab/>
            </w:r>
            <w:r w:rsidRPr="007B515F">
              <w:rPr>
                <w:rFonts w:ascii="Cambria" w:hAnsi="Cambria" w:eastAsia="Gulim" w:cs="Gulim"/>
                <w:color w:val="000000"/>
                <w:sz w:val="18"/>
                <w:szCs w:val="18"/>
              </w:rPr>
              <w:tab/>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OutputStream</w:t>
            </w:r>
            <w:proofErr w:type="spellEnd"/>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os</w:t>
            </w:r>
            <w:proofErr w:type="spellEnd"/>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throws</w:t>
            </w:r>
            <w:r w:rsidRPr="007B515F">
              <w:rPr>
                <w:rFonts w:ascii="Cambria" w:hAnsi="Cambria" w:eastAsia="Gulim" w:cs="Gulim"/>
                <w:color w:val="000000"/>
                <w:sz w:val="18"/>
                <w:szCs w:val="18"/>
              </w:rPr>
              <w:t xml:space="preserve"> Exception {</w:t>
            </w:r>
          </w:p>
          <w:p w:rsidRPr="007B515F" w:rsidR="001C1A15" w:rsidP="00DC4ADE" w:rsidRDefault="001C1A15" w14:paraId="0E983D68"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3F7F5F"/>
                <w:sz w:val="18"/>
                <w:szCs w:val="18"/>
              </w:rPr>
              <w:t>// Construct a 1K buffer to hold bytes on their way to the socket.</w:t>
            </w:r>
          </w:p>
          <w:p w:rsidRPr="007B515F" w:rsidR="001C1A15" w:rsidP="00DC4ADE" w:rsidRDefault="001C1A15" w14:paraId="0971E38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b/>
                <w:bCs/>
                <w:color w:val="7F0055"/>
                <w:sz w:val="18"/>
                <w:szCs w:val="18"/>
              </w:rPr>
              <w:t>byte</w:t>
            </w:r>
            <w:r w:rsidRPr="007B515F">
              <w:rPr>
                <w:rFonts w:ascii="Cambria" w:hAnsi="Cambria" w:eastAsia="Gulim" w:cs="Gulim"/>
                <w:color w:val="000000"/>
                <w:sz w:val="18"/>
                <w:szCs w:val="18"/>
              </w:rPr>
              <w:t xml:space="preserve">[] </w:t>
            </w:r>
            <w:r w:rsidRPr="007B515F">
              <w:rPr>
                <w:rFonts w:ascii="Cambria" w:hAnsi="Cambria" w:eastAsia="Gulim" w:cs="Gulim"/>
                <w:color w:val="6A3E3E"/>
                <w:sz w:val="18"/>
                <w:szCs w:val="18"/>
              </w:rPr>
              <w:t>buffer</w:t>
            </w:r>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new</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byte</w:t>
            </w:r>
            <w:r w:rsidRPr="007B515F">
              <w:rPr>
                <w:rFonts w:ascii="Cambria" w:hAnsi="Cambria" w:eastAsia="Gulim" w:cs="Gulim"/>
                <w:color w:val="000000"/>
                <w:sz w:val="18"/>
                <w:szCs w:val="18"/>
              </w:rPr>
              <w:t>[1024];</w:t>
            </w:r>
          </w:p>
          <w:p w:rsidRPr="007B515F" w:rsidR="001C1A15" w:rsidP="00DC4ADE" w:rsidRDefault="001C1A15" w14:paraId="24F5A03E"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b/>
                <w:bCs/>
                <w:color w:val="7F0055"/>
                <w:sz w:val="18"/>
                <w:szCs w:val="18"/>
              </w:rPr>
              <w:t>int</w:t>
            </w:r>
            <w:r w:rsidRPr="007B515F">
              <w:rPr>
                <w:rFonts w:ascii="Cambria" w:hAnsi="Cambria" w:eastAsia="Gulim" w:cs="Gulim"/>
                <w:color w:val="000000"/>
                <w:sz w:val="18"/>
                <w:szCs w:val="18"/>
              </w:rPr>
              <w:t xml:space="preserve"> </w:t>
            </w:r>
            <w:r w:rsidRPr="007B515F">
              <w:rPr>
                <w:rFonts w:ascii="Cambria" w:hAnsi="Cambria" w:eastAsia="Gulim" w:cs="Gulim"/>
                <w:color w:val="6A3E3E"/>
                <w:sz w:val="18"/>
                <w:szCs w:val="18"/>
              </w:rPr>
              <w:t>bytes</w:t>
            </w:r>
            <w:r w:rsidRPr="007B515F">
              <w:rPr>
                <w:rFonts w:ascii="Cambria" w:hAnsi="Cambria" w:eastAsia="Gulim" w:cs="Gulim"/>
                <w:color w:val="000000"/>
                <w:sz w:val="18"/>
                <w:szCs w:val="18"/>
              </w:rPr>
              <w:t xml:space="preserve"> = 0;</w:t>
            </w:r>
          </w:p>
          <w:p w:rsidRPr="007B515F" w:rsidR="001C1A15" w:rsidP="00DC4ADE" w:rsidRDefault="001C1A15" w14:paraId="4101652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p>
          <w:p w:rsidRPr="007B515F" w:rsidR="001C1A15" w:rsidP="00DC4ADE" w:rsidRDefault="001C1A15" w14:paraId="61D1D2C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3F7F5F"/>
                <w:sz w:val="18"/>
                <w:szCs w:val="18"/>
              </w:rPr>
              <w:t>// Copy requested file into the socket's output stream.</w:t>
            </w:r>
          </w:p>
          <w:p w:rsidRPr="007B515F" w:rsidR="001C1A15" w:rsidP="00DC4ADE" w:rsidRDefault="001C1A15" w14:paraId="498AB97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b/>
                <w:bCs/>
                <w:color w:val="7F0055"/>
                <w:sz w:val="18"/>
                <w:szCs w:val="18"/>
              </w:rPr>
              <w:t>while</w:t>
            </w:r>
            <w:r w:rsidRPr="007B515F">
              <w:rPr>
                <w:rFonts w:ascii="Cambria" w:hAnsi="Cambria" w:eastAsia="Gulim" w:cs="Gulim"/>
                <w:color w:val="000000"/>
                <w:sz w:val="18"/>
                <w:szCs w:val="18"/>
              </w:rPr>
              <w:t xml:space="preserve"> ((</w:t>
            </w:r>
            <w:r w:rsidRPr="007B515F">
              <w:rPr>
                <w:rFonts w:ascii="Cambria" w:hAnsi="Cambria" w:eastAsia="Gulim" w:cs="Gulim"/>
                <w:color w:val="6A3E3E"/>
                <w:sz w:val="18"/>
                <w:szCs w:val="18"/>
              </w:rPr>
              <w:t>bytes</w:t>
            </w:r>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fis</w:t>
            </w:r>
            <w:r w:rsidRPr="007B515F">
              <w:rPr>
                <w:rFonts w:ascii="Cambria" w:hAnsi="Cambria" w:eastAsia="Gulim" w:cs="Gulim"/>
                <w:color w:val="000000"/>
                <w:sz w:val="18"/>
                <w:szCs w:val="18"/>
              </w:rPr>
              <w:t>.read</w:t>
            </w:r>
            <w:proofErr w:type="spellEnd"/>
            <w:r w:rsidRPr="007B515F">
              <w:rPr>
                <w:rFonts w:ascii="Cambria" w:hAnsi="Cambria" w:eastAsia="Gulim" w:cs="Gulim"/>
                <w:color w:val="000000"/>
                <w:sz w:val="18"/>
                <w:szCs w:val="18"/>
              </w:rPr>
              <w:t>(</w:t>
            </w:r>
            <w:r w:rsidRPr="007B515F">
              <w:rPr>
                <w:rFonts w:ascii="Cambria" w:hAnsi="Cambria" w:eastAsia="Gulim" w:cs="Gulim"/>
                <w:color w:val="6A3E3E"/>
                <w:sz w:val="18"/>
                <w:szCs w:val="18"/>
              </w:rPr>
              <w:t>buffer</w:t>
            </w:r>
            <w:r w:rsidRPr="007B515F">
              <w:rPr>
                <w:rFonts w:ascii="Cambria" w:hAnsi="Cambria" w:eastAsia="Gulim" w:cs="Gulim"/>
                <w:color w:val="000000"/>
                <w:sz w:val="18"/>
                <w:szCs w:val="18"/>
              </w:rPr>
              <w:t>)) != -1) {</w:t>
            </w:r>
          </w:p>
          <w:p w:rsidRPr="007B515F" w:rsidR="001C1A15" w:rsidP="00DC4ADE" w:rsidRDefault="001C1A15" w14:paraId="7CF5F549"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os</w:t>
            </w:r>
            <w:r w:rsidRPr="007B515F">
              <w:rPr>
                <w:rFonts w:ascii="Cambria" w:hAnsi="Cambria" w:eastAsia="Gulim" w:cs="Gulim"/>
                <w:color w:val="000000"/>
                <w:sz w:val="18"/>
                <w:szCs w:val="18"/>
              </w:rPr>
              <w:t>.write</w:t>
            </w:r>
            <w:proofErr w:type="spellEnd"/>
            <w:r w:rsidRPr="007B515F">
              <w:rPr>
                <w:rFonts w:ascii="Cambria" w:hAnsi="Cambria" w:eastAsia="Gulim" w:cs="Gulim"/>
                <w:color w:val="000000"/>
                <w:sz w:val="18"/>
                <w:szCs w:val="18"/>
              </w:rPr>
              <w:t>(</w:t>
            </w:r>
            <w:r w:rsidRPr="007B515F">
              <w:rPr>
                <w:rFonts w:ascii="Cambria" w:hAnsi="Cambria" w:eastAsia="Gulim" w:cs="Gulim"/>
                <w:color w:val="6A3E3E"/>
                <w:sz w:val="18"/>
                <w:szCs w:val="18"/>
              </w:rPr>
              <w:t>buffer</w:t>
            </w:r>
            <w:r w:rsidRPr="007B515F">
              <w:rPr>
                <w:rFonts w:ascii="Cambria" w:hAnsi="Cambria" w:eastAsia="Gulim" w:cs="Gulim"/>
                <w:color w:val="000000"/>
                <w:sz w:val="18"/>
                <w:szCs w:val="18"/>
              </w:rPr>
              <w:t xml:space="preserve">, 0, </w:t>
            </w:r>
            <w:r w:rsidRPr="007B515F">
              <w:rPr>
                <w:rFonts w:ascii="Cambria" w:hAnsi="Cambria" w:eastAsia="Gulim" w:cs="Gulim"/>
                <w:color w:val="6A3E3E"/>
                <w:sz w:val="18"/>
                <w:szCs w:val="18"/>
              </w:rPr>
              <w:t>bytes</w:t>
            </w:r>
            <w:r w:rsidRPr="007B515F">
              <w:rPr>
                <w:rFonts w:ascii="Cambria" w:hAnsi="Cambria" w:eastAsia="Gulim" w:cs="Gulim"/>
                <w:color w:val="000000"/>
                <w:sz w:val="18"/>
                <w:szCs w:val="18"/>
              </w:rPr>
              <w:t>);</w:t>
            </w:r>
          </w:p>
          <w:p w:rsidRPr="007B515F" w:rsidR="001C1A15" w:rsidP="00DC4ADE" w:rsidRDefault="001C1A15" w14:paraId="7AE5840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w:t>
            </w:r>
          </w:p>
          <w:p w:rsidRPr="007B515F" w:rsidR="001C1A15" w:rsidP="00DC4ADE" w:rsidRDefault="001C1A15" w14:paraId="79A8D64D"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4B99056E" wp14:textId="77777777">
            <w:pPr>
              <w:shd w:val="clear" w:color="auto" w:fill="FFFFFF"/>
              <w:rPr>
                <w:rFonts w:ascii="Cambria" w:hAnsi="Cambria" w:eastAsia="Gulim" w:cs="Gulim"/>
                <w:color w:val="000000"/>
                <w:sz w:val="18"/>
                <w:szCs w:val="18"/>
              </w:rPr>
            </w:pPr>
          </w:p>
          <w:p w:rsidRPr="007B515F" w:rsidR="001C1A15" w:rsidP="00DC4ADE" w:rsidRDefault="001C1A15" w14:paraId="291D7367"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w:t>
            </w:r>
          </w:p>
          <w:p w:rsidRPr="007B515F" w:rsidR="001C1A15" w:rsidP="00DC4ADE" w:rsidRDefault="001C1A15" w14:paraId="0B8DCEBD"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Method to return appropriate</w:t>
            </w:r>
          </w:p>
          <w:p w:rsidRPr="007B515F" w:rsidR="001C1A15" w:rsidP="00DC4ADE" w:rsidRDefault="001C1A15" w14:paraId="5F4EF932"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w:t>
            </w:r>
            <w:r w:rsidRPr="007B515F">
              <w:rPr>
                <w:rFonts w:ascii="Cambria" w:hAnsi="Cambria" w:eastAsia="Gulim" w:cs="Gulim"/>
                <w:b/>
                <w:bCs/>
                <w:color w:val="7F9FBF"/>
                <w:sz w:val="18"/>
                <w:szCs w:val="18"/>
              </w:rPr>
              <w:t>@param</w:t>
            </w:r>
            <w:r w:rsidRPr="007B515F">
              <w:rPr>
                <w:rFonts w:ascii="Cambria" w:hAnsi="Cambria" w:eastAsia="Gulim" w:cs="Gulim"/>
                <w:color w:val="3F5FBF"/>
                <w:sz w:val="18"/>
                <w:szCs w:val="18"/>
              </w:rPr>
              <w:t xml:space="preserve"> </w:t>
            </w:r>
            <w:proofErr w:type="spellStart"/>
            <w:r w:rsidRPr="007B515F">
              <w:rPr>
                <w:rFonts w:ascii="Cambria" w:hAnsi="Cambria" w:eastAsia="Gulim" w:cs="Gulim"/>
                <w:color w:val="3F5FBF"/>
                <w:sz w:val="18"/>
                <w:szCs w:val="18"/>
              </w:rPr>
              <w:t>fileName</w:t>
            </w:r>
            <w:proofErr w:type="spellEnd"/>
            <w:r w:rsidRPr="007B515F">
              <w:rPr>
                <w:rFonts w:ascii="Cambria" w:hAnsi="Cambria" w:eastAsia="Gulim" w:cs="Gulim"/>
                <w:color w:val="3F5FBF"/>
                <w:sz w:val="18"/>
                <w:szCs w:val="18"/>
              </w:rPr>
              <w:t xml:space="preserve"> </w:t>
            </w:r>
          </w:p>
          <w:p w:rsidRPr="007B515F" w:rsidR="001C1A15" w:rsidP="00DC4ADE" w:rsidRDefault="001C1A15" w14:paraId="766900AA"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w:t>
            </w:r>
          </w:p>
          <w:p w:rsidRPr="007B515F" w:rsidR="001C1A15" w:rsidP="00DC4ADE" w:rsidRDefault="001C1A15" w14:paraId="00058199"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private</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static</w:t>
            </w:r>
            <w:r w:rsidRPr="007B515F">
              <w:rPr>
                <w:rFonts w:ascii="Cambria" w:hAnsi="Cambria" w:eastAsia="Gulim" w:cs="Gulim"/>
                <w:color w:val="000000"/>
                <w:sz w:val="18"/>
                <w:szCs w:val="18"/>
              </w:rPr>
              <w:t xml:space="preserve"> String </w:t>
            </w:r>
            <w:proofErr w:type="spellStart"/>
            <w:r w:rsidRPr="007B515F">
              <w:rPr>
                <w:rFonts w:ascii="Cambria" w:hAnsi="Cambria" w:eastAsia="Gulim" w:cs="Gulim"/>
                <w:color w:val="000000"/>
                <w:sz w:val="18"/>
                <w:szCs w:val="18"/>
              </w:rPr>
              <w:t>contentType</w:t>
            </w:r>
            <w:proofErr w:type="spellEnd"/>
            <w:r w:rsidRPr="007B515F">
              <w:rPr>
                <w:rFonts w:ascii="Cambria" w:hAnsi="Cambria" w:eastAsia="Gulim" w:cs="Gulim"/>
                <w:color w:val="000000"/>
                <w:sz w:val="18"/>
                <w:szCs w:val="18"/>
              </w:rPr>
              <w:t xml:space="preserve">(String </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 {</w:t>
            </w:r>
          </w:p>
          <w:p w:rsidRPr="007B515F" w:rsidR="001C1A15" w:rsidP="00DC4ADE" w:rsidRDefault="001C1A15" w14:paraId="247ECFE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b/>
                <w:bCs/>
                <w:color w:val="7F0055"/>
                <w:sz w:val="18"/>
                <w:szCs w:val="18"/>
              </w:rPr>
              <w:t>if</w:t>
            </w:r>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fileName</w:t>
            </w:r>
            <w:r w:rsidRPr="007B515F">
              <w:rPr>
                <w:rFonts w:ascii="Cambria" w:hAnsi="Cambria" w:eastAsia="Gulim" w:cs="Gulim"/>
                <w:color w:val="000000"/>
                <w:sz w:val="18"/>
                <w:szCs w:val="18"/>
              </w:rPr>
              <w:t>.endsWith</w:t>
            </w:r>
            <w:proofErr w:type="spellEnd"/>
            <w:r w:rsidRPr="007B515F">
              <w:rPr>
                <w:rFonts w:ascii="Cambria" w:hAnsi="Cambria" w:eastAsia="Gulim" w:cs="Gulim"/>
                <w:color w:val="000000"/>
                <w:sz w:val="18"/>
                <w:szCs w:val="18"/>
              </w:rPr>
              <w:t>(</w:t>
            </w:r>
            <w:r w:rsidRPr="007B515F">
              <w:rPr>
                <w:rFonts w:ascii="Cambria" w:hAnsi="Cambria" w:eastAsia="Gulim" w:cs="Gulim"/>
                <w:color w:val="2A00FF"/>
                <w:sz w:val="18"/>
                <w:szCs w:val="18"/>
              </w:rPr>
              <w:t>".</w:t>
            </w:r>
            <w:proofErr w:type="spellStart"/>
            <w:r w:rsidRPr="007B515F">
              <w:rPr>
                <w:rFonts w:ascii="Cambria" w:hAnsi="Cambria" w:eastAsia="Gulim" w:cs="Gulim"/>
                <w:color w:val="2A00FF"/>
                <w:sz w:val="18"/>
                <w:szCs w:val="18"/>
              </w:rPr>
              <w:t>htm</w:t>
            </w:r>
            <w:proofErr w:type="spellEnd"/>
            <w:r w:rsidRPr="007B515F">
              <w:rPr>
                <w:rFonts w:ascii="Cambria" w:hAnsi="Cambria" w:eastAsia="Gulim" w:cs="Gulim"/>
                <w:color w:val="2A00FF"/>
                <w:sz w:val="18"/>
                <w:szCs w:val="18"/>
              </w:rPr>
              <w:t>"</w:t>
            </w:r>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fileName</w:t>
            </w:r>
            <w:r w:rsidRPr="007B515F">
              <w:rPr>
                <w:rFonts w:ascii="Cambria" w:hAnsi="Cambria" w:eastAsia="Gulim" w:cs="Gulim"/>
                <w:color w:val="000000"/>
                <w:sz w:val="18"/>
                <w:szCs w:val="18"/>
              </w:rPr>
              <w:t>.endsWith</w:t>
            </w:r>
            <w:proofErr w:type="spellEnd"/>
            <w:r w:rsidRPr="007B515F">
              <w:rPr>
                <w:rFonts w:ascii="Cambria" w:hAnsi="Cambria" w:eastAsia="Gulim" w:cs="Gulim"/>
                <w:color w:val="000000"/>
                <w:sz w:val="18"/>
                <w:szCs w:val="18"/>
              </w:rPr>
              <w:t>(</w:t>
            </w:r>
            <w:r w:rsidRPr="007B515F">
              <w:rPr>
                <w:rFonts w:ascii="Cambria" w:hAnsi="Cambria" w:eastAsia="Gulim" w:cs="Gulim"/>
                <w:color w:val="2A00FF"/>
                <w:sz w:val="18"/>
                <w:szCs w:val="18"/>
              </w:rPr>
              <w:t>".html"</w:t>
            </w:r>
            <w:r w:rsidRPr="007B515F">
              <w:rPr>
                <w:rFonts w:ascii="Cambria" w:hAnsi="Cambria" w:eastAsia="Gulim" w:cs="Gulim"/>
                <w:color w:val="000000"/>
                <w:sz w:val="18"/>
                <w:szCs w:val="18"/>
              </w:rPr>
              <w:t>)) {</w:t>
            </w:r>
          </w:p>
          <w:p w:rsidRPr="007B515F" w:rsidR="001C1A15" w:rsidP="00DC4ADE" w:rsidRDefault="001C1A15" w14:paraId="30F4630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return</w:t>
            </w:r>
            <w:r w:rsidRPr="007B515F">
              <w:rPr>
                <w:rFonts w:ascii="Cambria" w:hAnsi="Cambria" w:eastAsia="Gulim" w:cs="Gulim"/>
                <w:color w:val="000000"/>
                <w:sz w:val="18"/>
                <w:szCs w:val="18"/>
              </w:rPr>
              <w:t xml:space="preserve"> </w:t>
            </w:r>
            <w:r w:rsidRPr="007B515F">
              <w:rPr>
                <w:rFonts w:ascii="Cambria" w:hAnsi="Cambria" w:eastAsia="Gulim" w:cs="Gulim"/>
                <w:color w:val="2A00FF"/>
                <w:sz w:val="18"/>
                <w:szCs w:val="18"/>
              </w:rPr>
              <w:t>"text/html"</w:t>
            </w:r>
            <w:r w:rsidRPr="007B515F">
              <w:rPr>
                <w:rFonts w:ascii="Cambria" w:hAnsi="Cambria" w:eastAsia="Gulim" w:cs="Gulim"/>
                <w:color w:val="000000"/>
                <w:sz w:val="18"/>
                <w:szCs w:val="18"/>
              </w:rPr>
              <w:t>;</w:t>
            </w:r>
          </w:p>
          <w:p w:rsidRPr="007B515F" w:rsidR="001C1A15" w:rsidP="00DC4ADE" w:rsidRDefault="001C1A15" w14:paraId="4286D95D"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w:t>
            </w:r>
          </w:p>
          <w:p w:rsidRPr="007B515F" w:rsidR="001C1A15" w:rsidP="00DC4ADE" w:rsidRDefault="001C1A15" w14:paraId="2F7BA405"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w:t>
            </w:r>
          </w:p>
          <w:p w:rsidRPr="007B515F" w:rsidR="001C1A15" w:rsidP="00DC4ADE" w:rsidRDefault="001C1A15" w14:paraId="2FE0F847"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create an HTTP response message consisting of the requested file preceded by header lines</w:t>
            </w:r>
          </w:p>
          <w:p w:rsidRPr="007B515F" w:rsidR="001C1A15" w:rsidP="00DC4ADE" w:rsidRDefault="001C1A15" w14:paraId="57674818"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Now, you are just handling text/</w:t>
            </w:r>
            <w:r w:rsidRPr="007B515F">
              <w:rPr>
                <w:rFonts w:ascii="Cambria" w:hAnsi="Cambria" w:eastAsia="Gulim" w:cs="Gulim"/>
                <w:color w:val="3F5FBF"/>
                <w:sz w:val="18"/>
                <w:szCs w:val="18"/>
                <w:u w:val="single"/>
              </w:rPr>
              <w:t>html</w:t>
            </w:r>
            <w:r w:rsidRPr="007B515F">
              <w:rPr>
                <w:rFonts w:ascii="Cambria" w:hAnsi="Cambria" w:eastAsia="Gulim" w:cs="Gulim"/>
                <w:color w:val="3F5FBF"/>
                <w:sz w:val="18"/>
                <w:szCs w:val="18"/>
              </w:rPr>
              <w:t>, is there any more context</w:t>
            </w:r>
            <w:r w:rsidRPr="007B515F">
              <w:rPr>
                <w:rFonts w:ascii="Cambria" w:hAnsi="Cambria" w:eastAsia="Gulim" w:cs="Gulim"/>
                <w:color w:val="7F7F9F"/>
                <w:sz w:val="18"/>
                <w:szCs w:val="18"/>
              </w:rPr>
              <w:t>-</w:t>
            </w:r>
            <w:r w:rsidRPr="007B515F">
              <w:rPr>
                <w:rFonts w:ascii="Cambria" w:hAnsi="Cambria" w:eastAsia="Gulim" w:cs="Gulim"/>
                <w:color w:val="3F5FBF"/>
                <w:sz w:val="18"/>
                <w:szCs w:val="18"/>
              </w:rPr>
              <w:t>types? Find and make codes for it.</w:t>
            </w:r>
          </w:p>
          <w:p w:rsidRPr="007B515F" w:rsidR="001C1A15" w:rsidP="00DC4ADE" w:rsidRDefault="001C1A15" w14:paraId="7CFF309C"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w:t>
            </w:r>
          </w:p>
          <w:p w:rsidRPr="007B515F" w:rsidR="001C1A15" w:rsidP="00DC4ADE" w:rsidRDefault="001C1A15" w14:paraId="6066A51D"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b/>
                <w:bCs/>
                <w:color w:val="7F0055"/>
                <w:sz w:val="18"/>
                <w:szCs w:val="18"/>
              </w:rPr>
              <w:t>if</w:t>
            </w:r>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fileName</w:t>
            </w:r>
            <w:r w:rsidRPr="007B515F">
              <w:rPr>
                <w:rFonts w:ascii="Cambria" w:hAnsi="Cambria" w:eastAsia="Gulim" w:cs="Gulim"/>
                <w:color w:val="000000"/>
                <w:sz w:val="18"/>
                <w:szCs w:val="18"/>
              </w:rPr>
              <w:t>.endsWith</w:t>
            </w:r>
            <w:proofErr w:type="spellEnd"/>
            <w:r w:rsidRPr="007B515F">
              <w:rPr>
                <w:rFonts w:ascii="Cambria" w:hAnsi="Cambria" w:eastAsia="Gulim" w:cs="Gulim"/>
                <w:color w:val="000000"/>
                <w:sz w:val="18"/>
                <w:szCs w:val="18"/>
              </w:rPr>
              <w:t>(</w:t>
            </w:r>
            <w:r w:rsidRPr="007B515F">
              <w:rPr>
                <w:rFonts w:ascii="Cambria" w:hAnsi="Cambria" w:eastAsia="Gulim" w:cs="Gulim"/>
                <w:color w:val="2A00FF"/>
                <w:sz w:val="18"/>
                <w:szCs w:val="18"/>
              </w:rPr>
              <w:t>".ram"</w:t>
            </w:r>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fileName</w:t>
            </w:r>
            <w:r w:rsidRPr="007B515F">
              <w:rPr>
                <w:rFonts w:ascii="Cambria" w:hAnsi="Cambria" w:eastAsia="Gulim" w:cs="Gulim"/>
                <w:color w:val="000000"/>
                <w:sz w:val="18"/>
                <w:szCs w:val="18"/>
              </w:rPr>
              <w:t>.endsWith</w:t>
            </w:r>
            <w:proofErr w:type="spellEnd"/>
            <w:r w:rsidRPr="007B515F">
              <w:rPr>
                <w:rFonts w:ascii="Cambria" w:hAnsi="Cambria" w:eastAsia="Gulim" w:cs="Gulim"/>
                <w:color w:val="000000"/>
                <w:sz w:val="18"/>
                <w:szCs w:val="18"/>
              </w:rPr>
              <w:t>(</w:t>
            </w:r>
            <w:r w:rsidRPr="007B515F">
              <w:rPr>
                <w:rFonts w:ascii="Cambria" w:hAnsi="Cambria" w:eastAsia="Gulim" w:cs="Gulim"/>
                <w:color w:val="2A00FF"/>
                <w:sz w:val="18"/>
                <w:szCs w:val="18"/>
              </w:rPr>
              <w:t>".</w:t>
            </w:r>
            <w:proofErr w:type="spellStart"/>
            <w:r w:rsidRPr="007B515F">
              <w:rPr>
                <w:rFonts w:ascii="Cambria" w:hAnsi="Cambria" w:eastAsia="Gulim" w:cs="Gulim"/>
                <w:color w:val="2A00FF"/>
                <w:sz w:val="18"/>
                <w:szCs w:val="18"/>
              </w:rPr>
              <w:t>ra</w:t>
            </w:r>
            <w:proofErr w:type="spellEnd"/>
            <w:r w:rsidRPr="007B515F">
              <w:rPr>
                <w:rFonts w:ascii="Cambria" w:hAnsi="Cambria" w:eastAsia="Gulim" w:cs="Gulim"/>
                <w:color w:val="2A00FF"/>
                <w:sz w:val="18"/>
                <w:szCs w:val="18"/>
              </w:rPr>
              <w:t>"</w:t>
            </w:r>
            <w:r w:rsidRPr="007B515F">
              <w:rPr>
                <w:rFonts w:ascii="Cambria" w:hAnsi="Cambria" w:eastAsia="Gulim" w:cs="Gulim"/>
                <w:color w:val="000000"/>
                <w:sz w:val="18"/>
                <w:szCs w:val="18"/>
              </w:rPr>
              <w:t>)) {</w:t>
            </w:r>
          </w:p>
          <w:p w:rsidRPr="007B515F" w:rsidR="001C1A15" w:rsidP="00DC4ADE" w:rsidRDefault="001C1A15" w14:paraId="6D8A42E4"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return</w:t>
            </w:r>
            <w:r w:rsidRPr="007B515F">
              <w:rPr>
                <w:rFonts w:ascii="Cambria" w:hAnsi="Cambria" w:eastAsia="Gulim" w:cs="Gulim"/>
                <w:color w:val="000000"/>
                <w:sz w:val="18"/>
                <w:szCs w:val="18"/>
              </w:rPr>
              <w:t xml:space="preserve"> </w:t>
            </w:r>
            <w:r w:rsidRPr="007B515F">
              <w:rPr>
                <w:rFonts w:ascii="Cambria" w:hAnsi="Cambria" w:eastAsia="Gulim" w:cs="Gulim"/>
                <w:color w:val="2A00FF"/>
                <w:sz w:val="18"/>
                <w:szCs w:val="18"/>
              </w:rPr>
              <w:t>"audio/x-</w:t>
            </w:r>
            <w:proofErr w:type="spellStart"/>
            <w:r w:rsidRPr="007B515F">
              <w:rPr>
                <w:rFonts w:ascii="Cambria" w:hAnsi="Cambria" w:eastAsia="Gulim" w:cs="Gulim"/>
                <w:color w:val="2A00FF"/>
                <w:sz w:val="18"/>
                <w:szCs w:val="18"/>
              </w:rPr>
              <w:t>pn</w:t>
            </w:r>
            <w:proofErr w:type="spellEnd"/>
            <w:r w:rsidRPr="007B515F">
              <w:rPr>
                <w:rFonts w:ascii="Cambria" w:hAnsi="Cambria" w:eastAsia="Gulim" w:cs="Gulim"/>
                <w:color w:val="2A00FF"/>
                <w:sz w:val="18"/>
                <w:szCs w:val="18"/>
              </w:rPr>
              <w:t>-</w:t>
            </w:r>
            <w:proofErr w:type="spellStart"/>
            <w:r w:rsidRPr="007B515F">
              <w:rPr>
                <w:rFonts w:ascii="Cambria" w:hAnsi="Cambria" w:eastAsia="Gulim" w:cs="Gulim"/>
                <w:color w:val="2A00FF"/>
                <w:sz w:val="18"/>
                <w:szCs w:val="18"/>
              </w:rPr>
              <w:t>realaudio</w:t>
            </w:r>
            <w:proofErr w:type="spellEnd"/>
            <w:r w:rsidRPr="007B515F">
              <w:rPr>
                <w:rFonts w:ascii="Cambria" w:hAnsi="Cambria" w:eastAsia="Gulim" w:cs="Gulim"/>
                <w:color w:val="2A00FF"/>
                <w:sz w:val="18"/>
                <w:szCs w:val="18"/>
              </w:rPr>
              <w:t>"</w:t>
            </w:r>
            <w:r w:rsidRPr="007B515F">
              <w:rPr>
                <w:rFonts w:ascii="Cambria" w:hAnsi="Cambria" w:eastAsia="Gulim" w:cs="Gulim"/>
                <w:color w:val="000000"/>
                <w:sz w:val="18"/>
                <w:szCs w:val="18"/>
              </w:rPr>
              <w:t>;</w:t>
            </w:r>
          </w:p>
          <w:p w:rsidRPr="007B515F" w:rsidR="001C1A15" w:rsidP="00DC4ADE" w:rsidRDefault="001C1A15" w14:paraId="2CF1C938"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 xml:space="preserve">} </w:t>
            </w:r>
          </w:p>
          <w:p w:rsidRPr="007B515F" w:rsidR="001C1A15" w:rsidP="00DC4ADE" w:rsidRDefault="001C1A15" w14:paraId="1C48CA32"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b/>
                <w:bCs/>
                <w:color w:val="7F0055"/>
                <w:sz w:val="18"/>
                <w:szCs w:val="18"/>
              </w:rPr>
              <w:t>if</w:t>
            </w:r>
            <w:r w:rsidRPr="007B515F">
              <w:rPr>
                <w:rFonts w:ascii="Cambria" w:hAnsi="Cambria" w:eastAsia="Gulim" w:cs="Gulim"/>
                <w:color w:val="000000"/>
                <w:sz w:val="18"/>
                <w:szCs w:val="18"/>
              </w:rPr>
              <w:t>(</w:t>
            </w:r>
            <w:proofErr w:type="spellStart"/>
            <w:r w:rsidRPr="007B515F">
              <w:rPr>
                <w:rFonts w:ascii="Cambria" w:hAnsi="Cambria" w:eastAsia="Gulim" w:cs="Gulim"/>
                <w:color w:val="6A3E3E"/>
                <w:sz w:val="18"/>
                <w:szCs w:val="18"/>
              </w:rPr>
              <w:t>fileName</w:t>
            </w:r>
            <w:r w:rsidRPr="007B515F">
              <w:rPr>
                <w:rFonts w:ascii="Cambria" w:hAnsi="Cambria" w:eastAsia="Gulim" w:cs="Gulim"/>
                <w:color w:val="000000"/>
                <w:sz w:val="18"/>
                <w:szCs w:val="18"/>
              </w:rPr>
              <w:t>.endsWith</w:t>
            </w:r>
            <w:proofErr w:type="spellEnd"/>
            <w:r w:rsidRPr="007B515F">
              <w:rPr>
                <w:rFonts w:ascii="Cambria" w:hAnsi="Cambria" w:eastAsia="Gulim" w:cs="Gulim"/>
                <w:color w:val="000000"/>
                <w:sz w:val="18"/>
                <w:szCs w:val="18"/>
              </w:rPr>
              <w:t>(</w:t>
            </w:r>
            <w:r w:rsidRPr="007B515F">
              <w:rPr>
                <w:rFonts w:ascii="Cambria" w:hAnsi="Cambria" w:eastAsia="Gulim" w:cs="Gulim"/>
                <w:color w:val="2A00FF"/>
                <w:sz w:val="18"/>
                <w:szCs w:val="18"/>
              </w:rPr>
              <w:t>".jpg"</w:t>
            </w:r>
            <w:r w:rsidRPr="007B515F">
              <w:rPr>
                <w:rFonts w:ascii="Cambria" w:hAnsi="Cambria" w:eastAsia="Gulim" w:cs="Gulim"/>
                <w:color w:val="000000"/>
                <w:sz w:val="18"/>
                <w:szCs w:val="18"/>
              </w:rPr>
              <w:t xml:space="preserve">) || </w:t>
            </w:r>
            <w:proofErr w:type="spellStart"/>
            <w:r w:rsidRPr="007B515F">
              <w:rPr>
                <w:rFonts w:ascii="Cambria" w:hAnsi="Cambria" w:eastAsia="Gulim" w:cs="Gulim"/>
                <w:color w:val="6A3E3E"/>
                <w:sz w:val="18"/>
                <w:szCs w:val="18"/>
              </w:rPr>
              <w:t>fileName</w:t>
            </w:r>
            <w:r w:rsidRPr="007B515F">
              <w:rPr>
                <w:rFonts w:ascii="Cambria" w:hAnsi="Cambria" w:eastAsia="Gulim" w:cs="Gulim"/>
                <w:color w:val="000000"/>
                <w:sz w:val="18"/>
                <w:szCs w:val="18"/>
              </w:rPr>
              <w:t>.endsWith</w:t>
            </w:r>
            <w:proofErr w:type="spellEnd"/>
            <w:r w:rsidRPr="007B515F">
              <w:rPr>
                <w:rFonts w:ascii="Cambria" w:hAnsi="Cambria" w:eastAsia="Gulim" w:cs="Gulim"/>
                <w:color w:val="000000"/>
                <w:sz w:val="18"/>
                <w:szCs w:val="18"/>
              </w:rPr>
              <w:t>(</w:t>
            </w:r>
            <w:r w:rsidRPr="007B515F">
              <w:rPr>
                <w:rFonts w:ascii="Cambria" w:hAnsi="Cambria" w:eastAsia="Gulim" w:cs="Gulim"/>
                <w:color w:val="2A00FF"/>
                <w:sz w:val="18"/>
                <w:szCs w:val="18"/>
              </w:rPr>
              <w:t>".jpeg"</w:t>
            </w:r>
            <w:r w:rsidRPr="007B515F">
              <w:rPr>
                <w:rFonts w:ascii="Cambria" w:hAnsi="Cambria" w:eastAsia="Gulim" w:cs="Gulim"/>
                <w:color w:val="000000"/>
                <w:sz w:val="18"/>
                <w:szCs w:val="18"/>
              </w:rPr>
              <w:t>)) {</w:t>
            </w:r>
          </w:p>
          <w:p w:rsidRPr="007B515F" w:rsidR="001C1A15" w:rsidP="00DC4ADE" w:rsidRDefault="001C1A15" w14:paraId="359F7D88"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return</w:t>
            </w:r>
            <w:r w:rsidRPr="007B515F">
              <w:rPr>
                <w:rFonts w:ascii="Cambria" w:hAnsi="Cambria" w:eastAsia="Gulim" w:cs="Gulim"/>
                <w:color w:val="000000"/>
                <w:sz w:val="18"/>
                <w:szCs w:val="18"/>
              </w:rPr>
              <w:t xml:space="preserve"> </w:t>
            </w:r>
            <w:r w:rsidRPr="007B515F">
              <w:rPr>
                <w:rFonts w:ascii="Cambria" w:hAnsi="Cambria" w:eastAsia="Gulim" w:cs="Gulim"/>
                <w:color w:val="2A00FF"/>
                <w:sz w:val="18"/>
                <w:szCs w:val="18"/>
              </w:rPr>
              <w:t>"image/jpeg"</w:t>
            </w:r>
            <w:r w:rsidRPr="007B515F">
              <w:rPr>
                <w:rFonts w:ascii="Cambria" w:hAnsi="Cambria" w:eastAsia="Gulim" w:cs="Gulim"/>
                <w:color w:val="000000"/>
                <w:sz w:val="18"/>
                <w:szCs w:val="18"/>
              </w:rPr>
              <w:t>;</w:t>
            </w:r>
          </w:p>
          <w:p w:rsidRPr="007B515F" w:rsidR="001C1A15" w:rsidP="00DC4ADE" w:rsidRDefault="001C1A15" w14:paraId="202DEC99"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color w:val="000000"/>
                <w:sz w:val="18"/>
                <w:szCs w:val="18"/>
              </w:rPr>
              <w:t>}</w:t>
            </w:r>
          </w:p>
          <w:p w:rsidRPr="007B515F" w:rsidR="001C1A15" w:rsidP="00DC4ADE" w:rsidRDefault="001C1A15" w14:paraId="365C7B05"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ab/>
            </w:r>
            <w:r w:rsidRPr="007B515F">
              <w:rPr>
                <w:rFonts w:ascii="Cambria" w:hAnsi="Cambria" w:eastAsia="Gulim" w:cs="Gulim"/>
                <w:b/>
                <w:bCs/>
                <w:color w:val="7F0055"/>
                <w:sz w:val="18"/>
                <w:szCs w:val="18"/>
              </w:rPr>
              <w:t>return</w:t>
            </w:r>
            <w:r w:rsidRPr="007B515F">
              <w:rPr>
                <w:rFonts w:ascii="Cambria" w:hAnsi="Cambria" w:eastAsia="Gulim" w:cs="Gulim"/>
                <w:color w:val="000000"/>
                <w:sz w:val="18"/>
                <w:szCs w:val="18"/>
              </w:rPr>
              <w:t xml:space="preserve"> </w:t>
            </w:r>
            <w:r w:rsidRPr="007B515F">
              <w:rPr>
                <w:rFonts w:ascii="Cambria" w:hAnsi="Cambria" w:eastAsia="Gulim" w:cs="Gulim"/>
                <w:color w:val="2A00FF"/>
                <w:sz w:val="18"/>
                <w:szCs w:val="18"/>
              </w:rPr>
              <w:t>"application/octet-stream"</w:t>
            </w:r>
            <w:r w:rsidRPr="007B515F">
              <w:rPr>
                <w:rFonts w:ascii="Cambria" w:hAnsi="Cambria" w:eastAsia="Gulim" w:cs="Gulim"/>
                <w:color w:val="000000"/>
                <w:sz w:val="18"/>
                <w:szCs w:val="18"/>
              </w:rPr>
              <w:t xml:space="preserve"> ;</w:t>
            </w:r>
          </w:p>
          <w:p w:rsidRPr="007B515F" w:rsidR="001C1A15" w:rsidP="00DC4ADE" w:rsidRDefault="001C1A15" w14:paraId="28CA168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1299C43A" wp14:textId="77777777">
            <w:pPr>
              <w:shd w:val="clear" w:color="auto" w:fill="FFFFFF"/>
              <w:rPr>
                <w:rFonts w:ascii="Cambria" w:hAnsi="Cambria" w:eastAsia="Gulim" w:cs="Gulim"/>
                <w:color w:val="000000"/>
                <w:sz w:val="18"/>
                <w:szCs w:val="18"/>
              </w:rPr>
            </w:pPr>
          </w:p>
          <w:p w:rsidRPr="007B515F" w:rsidR="001C1A15" w:rsidP="00DC4ADE" w:rsidRDefault="001C1A15" w14:paraId="381A2543"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w:t>
            </w:r>
          </w:p>
          <w:p w:rsidRPr="007B515F" w:rsidR="001C1A15" w:rsidP="00DC4ADE" w:rsidRDefault="001C1A15" w14:paraId="4CF3B7B1"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 Get the File name, and through the file name, get the size of the file.</w:t>
            </w:r>
          </w:p>
          <w:p w:rsidRPr="007B515F" w:rsidR="001C1A15" w:rsidP="00DC4ADE" w:rsidRDefault="001C1A15" w14:paraId="370763DD"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*.@param </w:t>
            </w:r>
            <w:proofErr w:type="spellStart"/>
            <w:r w:rsidRPr="007B515F">
              <w:rPr>
                <w:rFonts w:ascii="Cambria" w:hAnsi="Cambria" w:eastAsia="Gulim" w:cs="Gulim"/>
                <w:color w:val="3F5FBF"/>
                <w:sz w:val="18"/>
                <w:szCs w:val="18"/>
              </w:rPr>
              <w:t>fileName</w:t>
            </w:r>
            <w:proofErr w:type="spellEnd"/>
          </w:p>
          <w:p w:rsidRPr="007B515F" w:rsidR="001C1A15" w:rsidP="00DC4ADE" w:rsidRDefault="001C1A15" w14:paraId="3FEB0B58"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w:t>
            </w:r>
          </w:p>
          <w:p w:rsidRPr="007B515F" w:rsidR="001C1A15" w:rsidP="00DC4ADE" w:rsidRDefault="001C1A15" w14:paraId="5BDCA1B8"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private</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static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long</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getFileSizeBytes</w:t>
            </w:r>
            <w:proofErr w:type="spellEnd"/>
            <w:r w:rsidRPr="007B515F">
              <w:rPr>
                <w:rFonts w:ascii="Cambria" w:hAnsi="Cambria" w:eastAsia="Gulim" w:cs="Gulim"/>
                <w:color w:val="000000"/>
                <w:sz w:val="18"/>
                <w:szCs w:val="18"/>
              </w:rPr>
              <w:t xml:space="preserve">(String </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throws</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IOException</w:t>
            </w:r>
            <w:proofErr w:type="spellEnd"/>
            <w:r w:rsidRPr="007B515F">
              <w:rPr>
                <w:rFonts w:ascii="Cambria" w:hAnsi="Cambria" w:eastAsia="Gulim" w:cs="Gulim"/>
                <w:color w:val="000000"/>
                <w:sz w:val="18"/>
                <w:szCs w:val="18"/>
              </w:rPr>
              <w:t xml:space="preserve"> {</w:t>
            </w:r>
          </w:p>
          <w:p w:rsidRPr="007B515F" w:rsidR="001C1A15" w:rsidP="00DC4ADE" w:rsidRDefault="001C1A15" w14:paraId="5E9F5429"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File </w:t>
            </w:r>
            <w:proofErr w:type="spellStart"/>
            <w:r w:rsidRPr="007B515F">
              <w:rPr>
                <w:rFonts w:ascii="Cambria" w:hAnsi="Cambria" w:eastAsia="Gulim" w:cs="Gulim"/>
                <w:color w:val="6A3E3E"/>
                <w:sz w:val="18"/>
                <w:szCs w:val="18"/>
              </w:rPr>
              <w:t>file</w:t>
            </w:r>
            <w:proofErr w:type="spellEnd"/>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new</w:t>
            </w:r>
            <w:r w:rsidRPr="007B515F">
              <w:rPr>
                <w:rFonts w:ascii="Cambria" w:hAnsi="Cambria" w:eastAsia="Gulim" w:cs="Gulim"/>
                <w:color w:val="000000"/>
                <w:sz w:val="18"/>
                <w:szCs w:val="18"/>
              </w:rPr>
              <w:t xml:space="preserve"> File(</w:t>
            </w:r>
            <w:proofErr w:type="spellStart"/>
            <w:r w:rsidRPr="007B515F">
              <w:rPr>
                <w:rFonts w:ascii="Cambria" w:hAnsi="Cambria" w:eastAsia="Gulim" w:cs="Gulim"/>
                <w:color w:val="6A3E3E"/>
                <w:sz w:val="18"/>
                <w:szCs w:val="18"/>
              </w:rPr>
              <w:t>fileName</w:t>
            </w:r>
            <w:proofErr w:type="spellEnd"/>
            <w:r w:rsidRPr="007B515F">
              <w:rPr>
                <w:rFonts w:ascii="Cambria" w:hAnsi="Cambria" w:eastAsia="Gulim" w:cs="Gulim"/>
                <w:color w:val="000000"/>
                <w:sz w:val="18"/>
                <w:szCs w:val="18"/>
              </w:rPr>
              <w:t>);</w:t>
            </w:r>
          </w:p>
          <w:p w:rsidRPr="007B515F" w:rsidR="001C1A15" w:rsidP="00DC4ADE" w:rsidRDefault="001C1A15" w14:paraId="1D284DB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return</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file</w:t>
            </w:r>
            <w:r w:rsidRPr="007B515F">
              <w:rPr>
                <w:rFonts w:ascii="Cambria" w:hAnsi="Cambria" w:eastAsia="Gulim" w:cs="Gulim"/>
                <w:color w:val="000000"/>
                <w:sz w:val="18"/>
                <w:szCs w:val="18"/>
              </w:rPr>
              <w:t>.length</w:t>
            </w:r>
            <w:proofErr w:type="spellEnd"/>
            <w:r w:rsidRPr="007B515F">
              <w:rPr>
                <w:rFonts w:ascii="Cambria" w:hAnsi="Cambria" w:eastAsia="Gulim" w:cs="Gulim"/>
                <w:color w:val="000000"/>
                <w:sz w:val="18"/>
                <w:szCs w:val="18"/>
              </w:rPr>
              <w:t>();</w:t>
            </w:r>
          </w:p>
          <w:p w:rsidRPr="007B515F" w:rsidR="001C1A15" w:rsidP="00DC4ADE" w:rsidRDefault="001C1A15" w14:paraId="6EAF2BA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6AA8B271"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rPr>
              <w:t>// This method returns the size of the specified file in bytes.</w:t>
            </w:r>
          </w:p>
          <w:p w:rsidRPr="007B515F" w:rsidR="001C1A15" w:rsidP="00DC4ADE" w:rsidRDefault="001C1A15" w14:paraId="50CBB65B" wp14:textId="77777777">
            <w:pPr>
              <w:shd w:val="clear" w:color="auto" w:fill="FFFFFF"/>
              <w:rPr>
                <w:rFonts w:hint="eastAsia" w:ascii="Consolas" w:hAnsi="Consolas" w:eastAsia="Gulim" w:cs="Gulim"/>
                <w:color w:val="000000"/>
                <w:sz w:val="20"/>
                <w:szCs w:val="20"/>
              </w:rPr>
            </w:pPr>
            <w:r w:rsidRPr="007B515F">
              <w:rPr>
                <w:rFonts w:ascii="Cambria" w:hAnsi="Cambria" w:eastAsia="Gulim" w:cs="Gulim"/>
                <w:color w:val="000000"/>
                <w:sz w:val="18"/>
                <w:szCs w:val="18"/>
              </w:rPr>
              <w:t>}</w:t>
            </w:r>
          </w:p>
        </w:tc>
      </w:tr>
    </w:tbl>
    <w:p xmlns:wp14="http://schemas.microsoft.com/office/word/2010/wordml" w:rsidRPr="007B515F" w:rsidR="00C640C4" w:rsidP="007B515F" w:rsidRDefault="00C640C4" w14:paraId="6AA9EFE0"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Sample Code for UDP Web Client</w:t>
      </w:r>
    </w:p>
    <w:p xmlns:wp14="http://schemas.microsoft.com/office/word/2010/wordml" w:rsidR="00C640C4" w:rsidP="00C640C4" w:rsidRDefault="00C640C4" w14:paraId="0B33A42A" wp14:textId="77777777">
      <w:pPr>
        <w:pStyle w:val="4"/>
      </w:pPr>
      <w:r>
        <w:t>Main Client Class</w:t>
      </w:r>
    </w:p>
    <w:p xmlns:wp14="http://schemas.microsoft.com/office/word/2010/wordml" w:rsidR="00C640C4" w:rsidP="00C640C4" w:rsidRDefault="008076E5" w14:paraId="15BB92B7" wp14:textId="77777777">
      <w:pPr>
        <w:pStyle w:val="HTML"/>
      </w:pPr>
      <w:r>
        <w:t>UDPWebClient.</w:t>
      </w:r>
      <w:r w:rsidR="00C640C4">
        <w:t>java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16"/>
      </w:tblGrid>
      <w:tr xmlns:wp14="http://schemas.microsoft.com/office/word/2010/wordml" w:rsidR="001C1A15" w:rsidTr="00DC4ADE" w14:paraId="2DEB6A58" wp14:textId="77777777">
        <w:tc>
          <w:tcPr>
            <w:tcW w:w="9224" w:type="dxa"/>
            <w:shd w:val="clear" w:color="auto" w:fill="auto"/>
          </w:tcPr>
          <w:p w:rsidRPr="007B515F" w:rsidR="001C1A15" w:rsidP="00DC4ADE" w:rsidRDefault="001C1A15" w14:paraId="5A57AFB2"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java.io.*;</w:t>
            </w:r>
          </w:p>
          <w:p w:rsidRPr="007B515F" w:rsidR="001C1A15" w:rsidP="00DC4ADE" w:rsidRDefault="001C1A15" w14:paraId="045A3EF1"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import</w:t>
            </w:r>
            <w:r w:rsidRPr="007B515F">
              <w:rPr>
                <w:rFonts w:ascii="Cambria" w:hAnsi="Cambria" w:eastAsia="Gulim" w:cs="Gulim"/>
                <w:color w:val="000000"/>
                <w:sz w:val="18"/>
                <w:szCs w:val="18"/>
              </w:rPr>
              <w:t xml:space="preserve"> java.net.*;</w:t>
            </w:r>
          </w:p>
          <w:p w:rsidRPr="007B515F" w:rsidR="001C1A15" w:rsidP="00DC4ADE" w:rsidRDefault="001C1A15" w14:paraId="4DDBEF00" wp14:textId="77777777">
            <w:pPr>
              <w:shd w:val="clear" w:color="auto" w:fill="FFFFFF"/>
              <w:rPr>
                <w:rFonts w:ascii="Cambria" w:hAnsi="Cambria" w:eastAsia="Gulim" w:cs="Gulim"/>
                <w:color w:val="000000"/>
                <w:sz w:val="18"/>
                <w:szCs w:val="18"/>
              </w:rPr>
            </w:pPr>
          </w:p>
          <w:p w:rsidRPr="007B515F" w:rsidR="001C1A15" w:rsidP="00DC4ADE" w:rsidRDefault="001C1A15" w14:paraId="2CE860A5"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w:t>
            </w:r>
            <w:proofErr w:type="spellStart"/>
            <w:r w:rsidRPr="007B515F">
              <w:rPr>
                <w:rFonts w:ascii="Cambria" w:hAnsi="Cambria" w:eastAsia="Gulim" w:cs="Gulim"/>
                <w:color w:val="3F5FBF"/>
                <w:sz w:val="18"/>
                <w:szCs w:val="18"/>
              </w:rPr>
              <w:t>WebClient</w:t>
            </w:r>
            <w:proofErr w:type="spellEnd"/>
            <w:r w:rsidRPr="007B515F">
              <w:rPr>
                <w:rFonts w:ascii="Cambria" w:hAnsi="Cambria" w:eastAsia="Gulim" w:cs="Gulim"/>
                <w:color w:val="3F5FBF"/>
                <w:sz w:val="18"/>
                <w:szCs w:val="18"/>
              </w:rPr>
              <w:t xml:space="preserve"> class implements a simple web client.</w:t>
            </w:r>
          </w:p>
          <w:p w:rsidRPr="007B515F" w:rsidR="001C1A15" w:rsidP="00DC4ADE" w:rsidRDefault="001C1A15" w14:paraId="433A5FF9"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Its primary responsibilities include:</w:t>
            </w:r>
          </w:p>
          <w:p w:rsidRPr="007B515F" w:rsidR="001C1A15" w:rsidP="00DC4ADE" w:rsidRDefault="001C1A15" w14:paraId="24E7730D"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xml:space="preserve">* 1. Initializing the </w:t>
            </w:r>
            <w:proofErr w:type="spellStart"/>
            <w:r w:rsidR="00274EAB">
              <w:rPr>
                <w:rFonts w:ascii="Cambria" w:hAnsi="Cambria" w:eastAsia="Gulim" w:cs="Gulim"/>
                <w:color w:val="3F5FBF"/>
                <w:sz w:val="18"/>
                <w:szCs w:val="18"/>
              </w:rPr>
              <w:t>udp</w:t>
            </w:r>
            <w:proofErr w:type="spellEnd"/>
            <w:r w:rsidR="00274EAB">
              <w:rPr>
                <w:rFonts w:ascii="Cambria" w:hAnsi="Cambria" w:eastAsia="Gulim" w:cs="Gulim"/>
                <w:color w:val="3F5FBF"/>
                <w:sz w:val="18"/>
                <w:szCs w:val="18"/>
              </w:rPr>
              <w:t xml:space="preserve"> </w:t>
            </w:r>
            <w:r w:rsidRPr="007B515F">
              <w:rPr>
                <w:rFonts w:ascii="Cambria" w:hAnsi="Cambria" w:eastAsia="Gulim" w:cs="Gulim"/>
                <w:color w:val="3F5FBF"/>
                <w:sz w:val="18"/>
                <w:szCs w:val="18"/>
              </w:rPr>
              <w:t>connection to web server</w:t>
            </w:r>
          </w:p>
          <w:p w:rsidRPr="007B515F" w:rsidR="001C1A15" w:rsidP="00DC4ADE" w:rsidRDefault="001C1A15" w14:paraId="5568B60A"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2. send HTTP request and receive HTTP response</w:t>
            </w:r>
          </w:p>
          <w:p w:rsidRPr="007B515F" w:rsidR="001C1A15" w:rsidP="00DC4ADE" w:rsidRDefault="001C1A15" w14:paraId="25CDE8B5"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w:t>
            </w:r>
          </w:p>
          <w:p w:rsidRPr="007B515F" w:rsidR="001C1A15" w:rsidP="00DC4ADE" w:rsidRDefault="001C1A15" w14:paraId="72FD3A87" wp14:textId="77777777">
            <w:pPr>
              <w:shd w:val="clear" w:color="auto" w:fill="FFFFFF"/>
              <w:rPr>
                <w:rFonts w:ascii="Cambria" w:hAnsi="Cambria" w:eastAsia="Gulim" w:cs="Gulim"/>
                <w:color w:val="000000"/>
                <w:sz w:val="18"/>
                <w:szCs w:val="18"/>
              </w:rPr>
            </w:pPr>
            <w:r w:rsidRPr="007B515F">
              <w:rPr>
                <w:rFonts w:ascii="Cambria" w:hAnsi="Cambria" w:eastAsia="Gulim" w:cs="Gulim"/>
                <w:b/>
                <w:bCs/>
                <w:color w:val="7F0055"/>
                <w:sz w:val="18"/>
                <w:szCs w:val="18"/>
              </w:rPr>
              <w:t>public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class</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UDPWebClient</w:t>
            </w:r>
            <w:proofErr w:type="spellEnd"/>
            <w:r w:rsidRPr="007B515F">
              <w:rPr>
                <w:rFonts w:ascii="Cambria" w:hAnsi="Cambria" w:eastAsia="Gulim" w:cs="Gulim"/>
                <w:color w:val="000000"/>
                <w:sz w:val="18"/>
                <w:szCs w:val="18"/>
              </w:rPr>
              <w:t xml:space="preserve"> {</w:t>
            </w:r>
          </w:p>
          <w:p w:rsidRPr="007B515F" w:rsidR="001C1A15" w:rsidP="00DC4ADE" w:rsidRDefault="001C1A15" w14:paraId="4CC96E26"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public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static</w:t>
            </w: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void</w:t>
            </w:r>
            <w:r w:rsidRPr="007B515F">
              <w:rPr>
                <w:rFonts w:ascii="Cambria" w:hAnsi="Cambria" w:eastAsia="Gulim" w:cs="Gulim"/>
                <w:color w:val="000000"/>
                <w:sz w:val="18"/>
                <w:szCs w:val="18"/>
              </w:rPr>
              <w:t xml:space="preserve"> main(String[] </w:t>
            </w:r>
            <w:proofErr w:type="spellStart"/>
            <w:r w:rsidRPr="007B515F">
              <w:rPr>
                <w:rFonts w:ascii="Cambria" w:hAnsi="Cambria" w:eastAsia="Gulim" w:cs="Gulim"/>
                <w:color w:val="6A3E3E"/>
                <w:sz w:val="18"/>
                <w:szCs w:val="18"/>
              </w:rPr>
              <w:t>args</w:t>
            </w:r>
            <w:proofErr w:type="spellEnd"/>
            <w:r w:rsidRPr="007B515F">
              <w:rPr>
                <w:rFonts w:ascii="Cambria" w:hAnsi="Cambria" w:eastAsia="Gulim" w:cs="Gulim"/>
                <w:color w:val="000000"/>
                <w:sz w:val="18"/>
                <w:szCs w:val="18"/>
              </w:rPr>
              <w:t>) {</w:t>
            </w:r>
          </w:p>
          <w:p w:rsidRPr="007B515F" w:rsidR="001C1A15" w:rsidP="00DC4ADE" w:rsidRDefault="001C1A15" w14:paraId="3CC339A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r w:rsidRPr="007B515F">
              <w:rPr>
                <w:rFonts w:ascii="Cambria" w:hAnsi="Cambria" w:eastAsia="Gulim" w:cs="Gulim"/>
                <w:color w:val="6A3E3E"/>
                <w:sz w:val="18"/>
                <w:szCs w:val="18"/>
              </w:rPr>
              <w:t>host</w:t>
            </w:r>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"localhost"</w:t>
            </w:r>
            <w:r w:rsidRPr="007B515F">
              <w:rPr>
                <w:rFonts w:ascii="Cambria" w:hAnsi="Cambria" w:eastAsia="Gulim" w:cs="Gulim"/>
                <w:color w:val="000000"/>
                <w:sz w:val="18"/>
                <w:szCs w:val="18"/>
              </w:rPr>
              <w:t>;</w:t>
            </w:r>
          </w:p>
          <w:p w:rsidRPr="007B515F" w:rsidR="001C1A15" w:rsidP="00DC4ADE" w:rsidRDefault="001C1A15" w14:paraId="4FBCA7D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int</w:t>
            </w:r>
            <w:r w:rsidRPr="007B515F">
              <w:rPr>
                <w:rFonts w:ascii="Cambria" w:hAnsi="Cambria" w:eastAsia="Gulim" w:cs="Gulim"/>
                <w:color w:val="000000"/>
                <w:sz w:val="18"/>
                <w:szCs w:val="18"/>
              </w:rPr>
              <w:t xml:space="preserve"> </w:t>
            </w:r>
            <w:r w:rsidRPr="007B515F">
              <w:rPr>
                <w:rFonts w:ascii="Cambria" w:hAnsi="Cambria" w:eastAsia="Gulim" w:cs="Gulim"/>
                <w:color w:val="6A3E3E"/>
                <w:sz w:val="18"/>
                <w:szCs w:val="18"/>
              </w:rPr>
              <w:t>port</w:t>
            </w:r>
            <w:r w:rsidRPr="007B515F">
              <w:rPr>
                <w:rFonts w:ascii="Cambria" w:hAnsi="Cambria" w:eastAsia="Gulim" w:cs="Gulim"/>
                <w:color w:val="000000"/>
                <w:sz w:val="18"/>
                <w:szCs w:val="18"/>
              </w:rPr>
              <w:t xml:space="preserve"> = 8888;</w:t>
            </w:r>
          </w:p>
          <w:p w:rsidRPr="007B515F" w:rsidR="001C1A15" w:rsidP="00DC4ADE" w:rsidRDefault="001C1A15" w14:paraId="508CD27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String </w:t>
            </w:r>
            <w:r w:rsidRPr="007B515F">
              <w:rPr>
                <w:rFonts w:ascii="Cambria" w:hAnsi="Cambria" w:eastAsia="Gulim" w:cs="Gulim"/>
                <w:color w:val="6A3E3E"/>
                <w:sz w:val="18"/>
                <w:szCs w:val="18"/>
              </w:rPr>
              <w:t>resource</w:t>
            </w:r>
            <w:r w:rsidRPr="007B515F">
              <w:rPr>
                <w:rFonts w:ascii="Cambria" w:hAnsi="Cambria" w:eastAsia="Gulim" w:cs="Gulim"/>
                <w:color w:val="000000"/>
                <w:sz w:val="18"/>
                <w:szCs w:val="18"/>
              </w:rPr>
              <w:t xml:space="preserve"> = </w:t>
            </w:r>
            <w:r w:rsidRPr="007B515F">
              <w:rPr>
                <w:rFonts w:ascii="Cambria" w:hAnsi="Cambria" w:eastAsia="Gulim" w:cs="Gulim"/>
                <w:color w:val="2A00FF"/>
                <w:sz w:val="18"/>
                <w:szCs w:val="18"/>
              </w:rPr>
              <w:t>"/index.html"</w:t>
            </w:r>
            <w:r w:rsidRPr="007B515F">
              <w:rPr>
                <w:rFonts w:ascii="Cambria" w:hAnsi="Cambria" w:eastAsia="Gulim" w:cs="Gulim"/>
                <w:color w:val="000000"/>
                <w:sz w:val="18"/>
                <w:szCs w:val="18"/>
              </w:rPr>
              <w:t>;</w:t>
            </w:r>
          </w:p>
          <w:p w:rsidRPr="007B515F" w:rsidR="001C1A15" w:rsidP="00DC4ADE" w:rsidRDefault="001C1A15" w14:paraId="3461D779" wp14:textId="77777777">
            <w:pPr>
              <w:shd w:val="clear" w:color="auto" w:fill="FFFFFF"/>
              <w:rPr>
                <w:rFonts w:ascii="Cambria" w:hAnsi="Cambria" w:eastAsia="Gulim" w:cs="Gulim"/>
                <w:color w:val="000000"/>
                <w:sz w:val="18"/>
                <w:szCs w:val="18"/>
              </w:rPr>
            </w:pPr>
          </w:p>
          <w:p w:rsidRPr="005336A2" w:rsidR="00274EAB" w:rsidP="00274EAB" w:rsidRDefault="001C1A15" w14:paraId="7B83E35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r w:rsidRPr="007B515F">
              <w:rPr>
                <w:rFonts w:ascii="Cambria" w:hAnsi="Cambria" w:eastAsia="Gulim" w:cs="Gulim"/>
                <w:b/>
                <w:bCs/>
                <w:color w:val="7F0055"/>
                <w:sz w:val="18"/>
                <w:szCs w:val="18"/>
              </w:rPr>
              <w:t>try</w:t>
            </w:r>
            <w:r w:rsidRPr="007B515F">
              <w:rPr>
                <w:rFonts w:ascii="Cambria" w:hAnsi="Cambria" w:eastAsia="Gulim" w:cs="Gulim"/>
                <w:color w:val="000000"/>
                <w:sz w:val="18"/>
                <w:szCs w:val="18"/>
              </w:rPr>
              <w:t xml:space="preserve"> {</w:t>
            </w:r>
          </w:p>
          <w:p w:rsidRPr="007B515F" w:rsidR="001C1A15" w:rsidP="00DC4ADE" w:rsidRDefault="00274EAB" w14:paraId="05625FCB" wp14:textId="77777777">
            <w:pPr>
              <w:shd w:val="clear" w:color="auto" w:fill="FFFFFF"/>
              <w:rPr>
                <w:rFonts w:ascii="Cambria" w:hAnsi="Cambria" w:eastAsia="Gulim" w:cs="Gulim"/>
                <w:color w:val="000000"/>
                <w:sz w:val="18"/>
                <w:szCs w:val="18"/>
                <w:highlight w:val="yellow"/>
              </w:rPr>
            </w:pPr>
            <w:r w:rsidRPr="005336A2">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00412103">
              <w:rPr>
                <w:rFonts w:ascii="Cambria" w:hAnsi="Cambria" w:eastAsia="Gulim" w:cs="Gulim"/>
                <w:color w:val="3F7F5F"/>
                <w:sz w:val="18"/>
                <w:szCs w:val="18"/>
                <w:highlight w:val="yellow"/>
              </w:rPr>
              <w:t xml:space="preserve">Mission 1. </w:t>
            </w:r>
            <w:r w:rsidRPr="007B515F">
              <w:rPr>
                <w:rFonts w:hint="eastAsia" w:ascii="Cambria" w:hAnsi="Cambria" w:eastAsia="Gulim" w:cs="Gulim"/>
                <w:color w:val="3F7F5F"/>
                <w:sz w:val="18"/>
                <w:szCs w:val="18"/>
                <w:highlight w:val="yellow"/>
              </w:rPr>
              <w:t xml:space="preserve">Fill in #11 define </w:t>
            </w:r>
            <w:proofErr w:type="spellStart"/>
            <w:r w:rsidRPr="007B515F">
              <w:rPr>
                <w:rFonts w:hint="eastAsia" w:ascii="Cambria" w:hAnsi="Cambria" w:eastAsia="Gulim" w:cs="Gulim"/>
                <w:color w:val="3F7F5F"/>
                <w:sz w:val="18"/>
                <w:szCs w:val="18"/>
                <w:highlight w:val="yellow"/>
              </w:rPr>
              <w:t>InetAddress</w:t>
            </w:r>
            <w:proofErr w:type="spellEnd"/>
            <w:r w:rsidRPr="007B515F">
              <w:rPr>
                <w:rFonts w:hint="eastAsia" w:ascii="Cambria" w:hAnsi="Cambria" w:eastAsia="Gulim" w:cs="Gulim"/>
                <w:color w:val="3F7F5F"/>
                <w:sz w:val="18"/>
                <w:szCs w:val="18"/>
                <w:highlight w:val="yellow"/>
              </w:rPr>
              <w:t xml:space="preserve"> with host </w:t>
            </w:r>
            <w:proofErr w:type="spellStart"/>
            <w:r w:rsidRPr="007B515F">
              <w:rPr>
                <w:rFonts w:hint="eastAsia" w:ascii="Cambria" w:hAnsi="Cambria" w:eastAsia="Gulim" w:cs="Gulim"/>
                <w:color w:val="3F7F5F"/>
                <w:sz w:val="18"/>
                <w:szCs w:val="18"/>
                <w:highlight w:val="yellow"/>
              </w:rPr>
              <w:t>ip</w:t>
            </w:r>
            <w:proofErr w:type="spellEnd"/>
            <w:r w:rsidRPr="007B515F">
              <w:rPr>
                <w:rFonts w:hint="eastAsia" w:ascii="Cambria" w:hAnsi="Cambria" w:eastAsia="Gulim" w:cs="Gulim"/>
                <w:color w:val="3F7F5F"/>
                <w:sz w:val="18"/>
                <w:szCs w:val="18"/>
                <w:highlight w:val="yellow"/>
              </w:rPr>
              <w:t xml:space="preserve"> and initial </w:t>
            </w:r>
            <w:proofErr w:type="spellStart"/>
            <w:r w:rsidRPr="007B515F">
              <w:rPr>
                <w:rFonts w:hint="eastAsia" w:ascii="Cambria" w:hAnsi="Cambria" w:eastAsia="Gulim" w:cs="Gulim"/>
                <w:color w:val="3F7F5F"/>
                <w:sz w:val="18"/>
                <w:szCs w:val="18"/>
                <w:highlight w:val="yellow"/>
              </w:rPr>
              <w:t>DatagramSocket</w:t>
            </w:r>
            <w:proofErr w:type="spellEnd"/>
          </w:p>
          <w:p w:rsidRPr="007B515F" w:rsidR="001C1A15" w:rsidP="00DC4ADE" w:rsidRDefault="001C1A15" w14:paraId="2568960C"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000000"/>
                <w:sz w:val="18"/>
                <w:szCs w:val="18"/>
                <w:highlight w:val="yellow"/>
              </w:rPr>
              <w:t>InetAddress</w:t>
            </w:r>
            <w:proofErr w:type="spellEnd"/>
            <w:r w:rsidRPr="007B515F">
              <w:rPr>
                <w:rFonts w:ascii="Cambria" w:hAnsi="Cambria" w:eastAsia="Gulim" w:cs="Gulim"/>
                <w:color w:val="000000"/>
                <w:sz w:val="18"/>
                <w:szCs w:val="18"/>
                <w:highlight w:val="yellow"/>
              </w:rPr>
              <w:t xml:space="preserve"> </w:t>
            </w:r>
            <w:r w:rsidRPr="007B515F">
              <w:rPr>
                <w:rFonts w:ascii="Cambria" w:hAnsi="Cambria" w:eastAsia="Gulim" w:cs="Gulim"/>
                <w:color w:val="6A3E3E"/>
                <w:sz w:val="18"/>
                <w:szCs w:val="18"/>
                <w:highlight w:val="yellow"/>
              </w:rPr>
              <w:t>address</w:t>
            </w:r>
            <w:r w:rsidRPr="007B515F">
              <w:rPr>
                <w:rFonts w:ascii="Cambria" w:hAnsi="Cambria" w:eastAsia="Gulim" w:cs="Gulim"/>
                <w:color w:val="000000"/>
                <w:sz w:val="18"/>
                <w:szCs w:val="18"/>
                <w:highlight w:val="yellow"/>
              </w:rPr>
              <w:t xml:space="preserve"> = </w:t>
            </w:r>
            <w:r w:rsidRPr="00A45FD0" w:rsidR="00A45FD0">
              <w:rPr>
                <w:rFonts w:ascii="Cambria" w:hAnsi="Cambria" w:eastAsia="Gulim" w:cs="Gulim"/>
                <w:color w:val="000000"/>
                <w:sz w:val="18"/>
                <w:szCs w:val="18"/>
              </w:rPr>
              <w:t>/* Fill in */;</w:t>
            </w:r>
          </w:p>
          <w:p w:rsidRPr="007B515F" w:rsidR="001C1A15" w:rsidP="00DC4ADE" w:rsidRDefault="001C1A15" w14:paraId="33D6940B"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highlight w:val="yellow"/>
              </w:rPr>
              <w:t xml:space="preserve">            </w:t>
            </w:r>
            <w:proofErr w:type="spellStart"/>
            <w:r w:rsidRPr="007B515F">
              <w:rPr>
                <w:rFonts w:ascii="Cambria" w:hAnsi="Cambria" w:eastAsia="Gulim" w:cs="Gulim"/>
                <w:color w:val="000000"/>
                <w:sz w:val="18"/>
                <w:szCs w:val="18"/>
                <w:highlight w:val="yellow"/>
              </w:rPr>
              <w:t>DatagramSocket</w:t>
            </w:r>
            <w:proofErr w:type="spellEnd"/>
            <w:r w:rsidRPr="007B515F">
              <w:rPr>
                <w:rFonts w:ascii="Cambria" w:hAnsi="Cambria" w:eastAsia="Gulim" w:cs="Gulim"/>
                <w:color w:val="000000"/>
                <w:sz w:val="18"/>
                <w:szCs w:val="18"/>
                <w:highlight w:val="yellow"/>
              </w:rPr>
              <w:t xml:space="preserve"> </w:t>
            </w:r>
            <w:r w:rsidRPr="007B515F">
              <w:rPr>
                <w:rFonts w:ascii="Cambria" w:hAnsi="Cambria" w:eastAsia="Gulim" w:cs="Gulim"/>
                <w:color w:val="6A3E3E"/>
                <w:sz w:val="18"/>
                <w:szCs w:val="18"/>
                <w:highlight w:val="yellow"/>
              </w:rPr>
              <w:t>socket</w:t>
            </w:r>
            <w:r w:rsidRPr="007B515F">
              <w:rPr>
                <w:rFonts w:ascii="Cambria" w:hAnsi="Cambria" w:eastAsia="Gulim" w:cs="Gulim"/>
                <w:color w:val="000000"/>
                <w:sz w:val="18"/>
                <w:szCs w:val="18"/>
                <w:highlight w:val="yellow"/>
              </w:rPr>
              <w:t xml:space="preserve"> = </w:t>
            </w:r>
            <w:r w:rsidRPr="00A45FD0" w:rsidR="00A45FD0">
              <w:rPr>
                <w:rFonts w:ascii="Cambria" w:hAnsi="Cambria" w:eastAsia="Gulim" w:cs="Gulim"/>
                <w:b/>
                <w:bCs/>
                <w:color w:val="7F0055"/>
                <w:sz w:val="18"/>
                <w:szCs w:val="18"/>
              </w:rPr>
              <w:t>/* Fill in */;</w:t>
            </w:r>
          </w:p>
          <w:p w:rsidRPr="007B515F" w:rsidR="001C1A15" w:rsidP="00DC4ADE" w:rsidRDefault="001C1A15" w14:paraId="3CF2D8B6" wp14:textId="77777777">
            <w:pPr>
              <w:shd w:val="clear" w:color="auto" w:fill="FFFFFF"/>
              <w:rPr>
                <w:rFonts w:ascii="Cambria" w:hAnsi="Cambria" w:eastAsia="Gulim" w:cs="Gulim"/>
                <w:color w:val="000000"/>
                <w:sz w:val="18"/>
                <w:szCs w:val="18"/>
              </w:rPr>
            </w:pPr>
          </w:p>
          <w:p w:rsidRPr="007B515F" w:rsidR="001C1A15" w:rsidP="00DC4ADE" w:rsidRDefault="001C1A15" w14:paraId="59143932"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w:t>
            </w:r>
          </w:p>
          <w:p w:rsidRPr="007B515F" w:rsidR="001C1A15" w:rsidP="00DC4ADE" w:rsidRDefault="001C1A15" w14:paraId="0202DF57"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Improve your HTTP Client to provide other request Methods(POST, DELETE, …)</w:t>
            </w:r>
          </w:p>
          <w:p w:rsidRPr="007B515F" w:rsidR="001C1A15" w:rsidP="00DC4ADE" w:rsidRDefault="001C1A15" w14:paraId="410B6D82"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 and also improve to handle headers(Content</w:t>
            </w:r>
            <w:r w:rsidRPr="007B515F">
              <w:rPr>
                <w:rFonts w:ascii="Cambria" w:hAnsi="Cambria" w:eastAsia="Gulim" w:cs="Gulim"/>
                <w:color w:val="7F7F9F"/>
                <w:sz w:val="18"/>
                <w:szCs w:val="18"/>
              </w:rPr>
              <w:t>-</w:t>
            </w:r>
            <w:r w:rsidRPr="007B515F">
              <w:rPr>
                <w:rFonts w:ascii="Cambria" w:hAnsi="Cambria" w:eastAsia="Gulim" w:cs="Gulim"/>
                <w:color w:val="3F5FBF"/>
                <w:sz w:val="18"/>
                <w:szCs w:val="18"/>
              </w:rPr>
              <w:t>Type, User</w:t>
            </w:r>
            <w:r w:rsidRPr="007B515F">
              <w:rPr>
                <w:rFonts w:ascii="Cambria" w:hAnsi="Cambria" w:eastAsia="Gulim" w:cs="Gulim"/>
                <w:color w:val="7F7F9F"/>
                <w:sz w:val="18"/>
                <w:szCs w:val="18"/>
              </w:rPr>
              <w:t>-</w:t>
            </w:r>
            <w:r w:rsidRPr="007B515F">
              <w:rPr>
                <w:rFonts w:ascii="Cambria" w:hAnsi="Cambria" w:eastAsia="Gulim" w:cs="Gulim"/>
                <w:color w:val="3F5FBF"/>
                <w:sz w:val="18"/>
                <w:szCs w:val="18"/>
              </w:rPr>
              <w:t>Agent, …)</w:t>
            </w:r>
          </w:p>
          <w:p w:rsidRPr="007B515F" w:rsidR="001C1A15" w:rsidP="00DC4ADE" w:rsidRDefault="001C1A15" w14:paraId="7011AA19" wp14:textId="77777777">
            <w:pPr>
              <w:shd w:val="clear" w:color="auto" w:fill="FFFFFF"/>
              <w:rPr>
                <w:rFonts w:ascii="Cambria" w:hAnsi="Cambria" w:eastAsia="Gulim" w:cs="Gulim"/>
                <w:color w:val="000000"/>
                <w:sz w:val="18"/>
                <w:szCs w:val="18"/>
              </w:rPr>
            </w:pPr>
            <w:r w:rsidRPr="007B515F">
              <w:rPr>
                <w:rFonts w:ascii="Cambria" w:hAnsi="Cambria" w:eastAsia="Gulim" w:cs="Gulim"/>
                <w:color w:val="3F5FBF"/>
                <w:sz w:val="18"/>
                <w:szCs w:val="18"/>
              </w:rPr>
              <w:t>*/</w:t>
            </w:r>
          </w:p>
          <w:p w:rsidRPr="007B515F" w:rsidR="00274EAB" w:rsidP="007B515F" w:rsidRDefault="001C1A15" w14:paraId="7ADE0643"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00412103">
              <w:rPr>
                <w:rFonts w:ascii="Cambria" w:hAnsi="Cambria" w:eastAsia="Gulim" w:cs="Gulim"/>
                <w:color w:val="3F7F5F"/>
                <w:sz w:val="18"/>
                <w:szCs w:val="18"/>
                <w:highlight w:val="yellow"/>
              </w:rPr>
              <w:t xml:space="preserve">Mission 2. </w:t>
            </w:r>
            <w:r w:rsidRPr="007B515F" w:rsidR="00274EAB">
              <w:rPr>
                <w:rFonts w:ascii="Cambria" w:hAnsi="Cambria" w:eastAsia="Gulim" w:cs="Gulim"/>
                <w:color w:val="3F7F5F"/>
                <w:sz w:val="18"/>
                <w:szCs w:val="18"/>
                <w:highlight w:val="yellow"/>
              </w:rPr>
              <w:t>Fill in #10 Create Request MSG</w:t>
            </w:r>
          </w:p>
          <w:p w:rsidRPr="007B515F" w:rsidR="00274EAB" w:rsidP="007B515F" w:rsidRDefault="00274EAB" w14:paraId="76F83D15" wp14:textId="77777777">
            <w:pPr>
              <w:shd w:val="clear" w:color="auto" w:fill="FFFFFF"/>
              <w:rPr>
                <w:rFonts w:hint="eastAsia" w:ascii="Cambria" w:hAnsi="Cambria" w:eastAsia="Gulim" w:cs="Gulim"/>
                <w:color w:val="000000"/>
                <w:sz w:val="18"/>
                <w:szCs w:val="18"/>
                <w:highlight w:val="yellow"/>
              </w:rPr>
            </w:pPr>
            <w:r w:rsidRPr="007B515F">
              <w:rPr>
                <w:rFonts w:ascii="Cambria" w:hAnsi="Cambria" w:eastAsia="Gulim" w:cs="Gulim"/>
                <w:color w:val="3F7F5F"/>
                <w:sz w:val="18"/>
                <w:szCs w:val="18"/>
                <w:highlight w:val="yellow"/>
              </w:rPr>
              <w:t xml:space="preserve">            //Fill in #10 </w:t>
            </w:r>
            <w:proofErr w:type="spellStart"/>
            <w:r w:rsidRPr="007B515F">
              <w:rPr>
                <w:rFonts w:ascii="Cambria" w:hAnsi="Cambria" w:eastAsia="Gulim" w:cs="Gulim"/>
                <w:color w:val="3F7F5F"/>
                <w:sz w:val="18"/>
                <w:szCs w:val="18"/>
                <w:highlight w:val="yellow"/>
              </w:rPr>
              <w:t>Transfter</w:t>
            </w:r>
            <w:proofErr w:type="spellEnd"/>
            <w:r w:rsidRPr="007B515F">
              <w:rPr>
                <w:rFonts w:ascii="Cambria" w:hAnsi="Cambria" w:eastAsia="Gulim" w:cs="Gulim"/>
                <w:color w:val="3F7F5F"/>
                <w:sz w:val="18"/>
                <w:szCs w:val="18"/>
                <w:highlight w:val="yellow"/>
              </w:rPr>
              <w:t xml:space="preserve"> to Byte and put in </w:t>
            </w:r>
            <w:proofErr w:type="spellStart"/>
            <w:r w:rsidRPr="007B515F">
              <w:rPr>
                <w:rFonts w:ascii="Cambria" w:hAnsi="Cambria" w:eastAsia="Gulim" w:cs="Gulim"/>
                <w:color w:val="3F7F5F"/>
                <w:sz w:val="18"/>
                <w:szCs w:val="18"/>
                <w:highlight w:val="yellow"/>
              </w:rPr>
              <w:t>datagramPacket</w:t>
            </w:r>
            <w:proofErr w:type="spellEnd"/>
            <w:r w:rsidRPr="007B515F">
              <w:rPr>
                <w:rFonts w:ascii="Cambria" w:hAnsi="Cambria" w:eastAsia="Gulim" w:cs="Gulim"/>
                <w:color w:val="3F7F5F"/>
                <w:sz w:val="18"/>
                <w:szCs w:val="18"/>
                <w:highlight w:val="yellow"/>
              </w:rPr>
              <w:t>, and set it.</w:t>
            </w:r>
          </w:p>
          <w:p w:rsidR="001C1A15" w:rsidP="00DC4ADE" w:rsidRDefault="001C1A15" w14:paraId="1BFF28EE"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highlight w:val="yellow"/>
              </w:rPr>
              <w:t xml:space="preserve">            </w:t>
            </w:r>
            <w:r w:rsidRPr="00A45FD0" w:rsidR="00A45FD0">
              <w:rPr>
                <w:rFonts w:ascii="Cambria" w:hAnsi="Cambria" w:eastAsia="Gulim" w:cs="Gulim"/>
                <w:color w:val="000000"/>
                <w:sz w:val="18"/>
                <w:szCs w:val="18"/>
              </w:rPr>
              <w:t>/* Fill in */;</w:t>
            </w:r>
          </w:p>
          <w:p w:rsidR="00A45FD0" w:rsidP="00DC4ADE" w:rsidRDefault="00A45FD0" w14:paraId="0FB78278" wp14:textId="77777777">
            <w:pPr>
              <w:shd w:val="clear" w:color="auto" w:fill="FFFFFF"/>
              <w:rPr>
                <w:rFonts w:ascii="Cambria" w:hAnsi="Cambria" w:eastAsia="Gulim" w:cs="Gulim"/>
                <w:color w:val="000000"/>
                <w:sz w:val="18"/>
                <w:szCs w:val="18"/>
              </w:rPr>
            </w:pPr>
          </w:p>
          <w:p w:rsidR="00A45FD0" w:rsidP="00DC4ADE" w:rsidRDefault="00A45FD0" w14:paraId="1FC39945" wp14:textId="77777777">
            <w:pPr>
              <w:shd w:val="clear" w:color="auto" w:fill="FFFFFF"/>
              <w:rPr>
                <w:rFonts w:ascii="Cambria" w:hAnsi="Cambria" w:eastAsia="Gulim" w:cs="Gulim"/>
                <w:color w:val="000000"/>
                <w:sz w:val="18"/>
                <w:szCs w:val="18"/>
              </w:rPr>
            </w:pPr>
          </w:p>
          <w:p w:rsidRPr="007B515F" w:rsidR="00A45FD0" w:rsidP="00DC4ADE" w:rsidRDefault="00A45FD0" w14:paraId="0562CB0E" wp14:textId="77777777">
            <w:pPr>
              <w:shd w:val="clear" w:color="auto" w:fill="FFFFFF"/>
              <w:rPr>
                <w:rFonts w:hint="eastAsia" w:ascii="Cambria" w:hAnsi="Cambria" w:eastAsia="Gulim" w:cs="Gulim"/>
                <w:color w:val="000000"/>
                <w:sz w:val="18"/>
                <w:szCs w:val="18"/>
              </w:rPr>
            </w:pPr>
          </w:p>
          <w:p w:rsidRPr="007B515F" w:rsidR="00E76259" w:rsidP="00E76259" w:rsidRDefault="001C1A15" w14:paraId="3972C7C3" wp14:textId="77777777">
            <w:pPr>
              <w:shd w:val="clear" w:color="auto" w:fill="FFFFFF"/>
              <w:rPr>
                <w:rFonts w:ascii="Cambria" w:hAnsi="Cambria" w:eastAsia="Gulim" w:cs="Gulim"/>
                <w:color w:val="3F7F5F"/>
                <w:sz w:val="18"/>
                <w:szCs w:val="18"/>
                <w:highlight w:val="yellow"/>
              </w:rPr>
            </w:pPr>
            <w:r w:rsidRPr="007B515F">
              <w:rPr>
                <w:rFonts w:ascii="Cambria" w:hAnsi="Cambria" w:eastAsia="Gulim" w:cs="Gulim"/>
                <w:color w:val="000000"/>
                <w:sz w:val="18"/>
                <w:szCs w:val="18"/>
              </w:rPr>
              <w:t xml:space="preserve">            </w:t>
            </w:r>
            <w:r w:rsidRPr="007B515F">
              <w:rPr>
                <w:rFonts w:ascii="Cambria" w:hAnsi="Cambria" w:eastAsia="Gulim" w:cs="Gulim"/>
                <w:color w:val="3F7F5F"/>
                <w:sz w:val="18"/>
                <w:szCs w:val="18"/>
                <w:highlight w:val="yellow"/>
              </w:rPr>
              <w:t xml:space="preserve">// </w:t>
            </w:r>
            <w:r w:rsidR="00412103">
              <w:rPr>
                <w:rFonts w:ascii="Cambria" w:hAnsi="Cambria" w:eastAsia="Gulim" w:cs="Gulim"/>
                <w:color w:val="3F7F5F"/>
                <w:sz w:val="18"/>
                <w:szCs w:val="18"/>
                <w:highlight w:val="yellow"/>
              </w:rPr>
              <w:t xml:space="preserve">Mission 3. </w:t>
            </w:r>
            <w:r w:rsidRPr="007B515F" w:rsidR="00E76259">
              <w:rPr>
                <w:rFonts w:ascii="Cambria" w:hAnsi="Cambria" w:eastAsia="Gulim" w:cs="Gulim"/>
                <w:color w:val="3F7F5F"/>
                <w:sz w:val="18"/>
                <w:szCs w:val="18"/>
                <w:highlight w:val="yellow"/>
              </w:rPr>
              <w:t xml:space="preserve">Fill in #11 Initialize byte and </w:t>
            </w:r>
            <w:proofErr w:type="spellStart"/>
            <w:r w:rsidRPr="007B515F" w:rsidR="00E76259">
              <w:rPr>
                <w:rFonts w:ascii="Cambria" w:hAnsi="Cambria" w:eastAsia="Gulim" w:cs="Gulim"/>
                <w:color w:val="3F7F5F"/>
                <w:sz w:val="18"/>
                <w:szCs w:val="18"/>
                <w:highlight w:val="yellow"/>
              </w:rPr>
              <w:t>datagrampacket</w:t>
            </w:r>
            <w:proofErr w:type="spellEnd"/>
            <w:r w:rsidRPr="007B515F" w:rsidR="00E76259">
              <w:rPr>
                <w:rFonts w:ascii="Cambria" w:hAnsi="Cambria" w:eastAsia="Gulim" w:cs="Gulim"/>
                <w:color w:val="3F7F5F"/>
                <w:sz w:val="18"/>
                <w:szCs w:val="18"/>
                <w:highlight w:val="yellow"/>
              </w:rPr>
              <w:t xml:space="preserve"> to receive data</w:t>
            </w:r>
          </w:p>
          <w:p w:rsidR="001C1A15" w:rsidP="00DC4ADE" w:rsidRDefault="001C1A15" w14:paraId="50830211"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highlight w:val="yellow"/>
              </w:rPr>
              <w:t xml:space="preserve">            </w:t>
            </w:r>
            <w:r w:rsidRPr="00A45FD0" w:rsidR="00A45FD0">
              <w:rPr>
                <w:rFonts w:ascii="Cambria" w:hAnsi="Cambria" w:eastAsia="Gulim" w:cs="Gulim"/>
                <w:b/>
                <w:bCs/>
                <w:color w:val="7F0055"/>
                <w:sz w:val="18"/>
                <w:szCs w:val="18"/>
              </w:rPr>
              <w:t>/* Fill in */;</w:t>
            </w:r>
          </w:p>
          <w:p w:rsidR="00A45FD0" w:rsidP="00DC4ADE" w:rsidRDefault="00A45FD0" w14:paraId="34CE0A41" wp14:textId="77777777">
            <w:pPr>
              <w:shd w:val="clear" w:color="auto" w:fill="FFFFFF"/>
              <w:rPr>
                <w:rFonts w:ascii="Cambria" w:hAnsi="Cambria" w:eastAsia="Gulim" w:cs="Gulim"/>
                <w:color w:val="000000"/>
                <w:sz w:val="18"/>
                <w:szCs w:val="18"/>
                <w:highlight w:val="yellow"/>
              </w:rPr>
            </w:pPr>
          </w:p>
          <w:p w:rsidRPr="007B515F" w:rsidR="00A45FD0" w:rsidP="00DC4ADE" w:rsidRDefault="00A45FD0" w14:paraId="62EBF3C5" wp14:textId="77777777">
            <w:pPr>
              <w:shd w:val="clear" w:color="auto" w:fill="FFFFFF"/>
              <w:rPr>
                <w:rFonts w:hint="eastAsia" w:ascii="Cambria" w:hAnsi="Cambria" w:eastAsia="Gulim" w:cs="Gulim"/>
                <w:color w:val="000000"/>
                <w:sz w:val="18"/>
                <w:szCs w:val="18"/>
                <w:highlight w:val="yellow"/>
              </w:rPr>
            </w:pPr>
          </w:p>
          <w:p w:rsidRPr="007B515F" w:rsidR="001C1A15" w:rsidP="00DC4ADE" w:rsidRDefault="001C1A15" w14:paraId="635B9367" wp14:textId="77777777">
            <w:pPr>
              <w:shd w:val="clear" w:color="auto" w:fill="FFFFFF"/>
              <w:rPr>
                <w:rFonts w:ascii="Cambria" w:hAnsi="Cambria" w:eastAsia="Gulim" w:cs="Gulim"/>
                <w:color w:val="000000"/>
                <w:sz w:val="18"/>
                <w:szCs w:val="18"/>
                <w:highlight w:val="yellow"/>
              </w:rPr>
            </w:pPr>
            <w:r w:rsidRPr="007B515F">
              <w:rPr>
                <w:rFonts w:ascii="Cambria" w:hAnsi="Cambria" w:eastAsia="Gulim" w:cs="Gulim"/>
                <w:color w:val="000000"/>
                <w:sz w:val="18"/>
                <w:szCs w:val="18"/>
                <w:highlight w:val="yellow"/>
              </w:rPr>
              <w:t xml:space="preserve">            </w:t>
            </w:r>
            <w:r w:rsidRPr="007B515F">
              <w:rPr>
                <w:rFonts w:ascii="Cambria" w:hAnsi="Cambria" w:eastAsia="Gulim" w:cs="Gulim"/>
                <w:color w:val="3F7F5F"/>
                <w:sz w:val="18"/>
                <w:szCs w:val="18"/>
                <w:highlight w:val="yellow"/>
              </w:rPr>
              <w:t xml:space="preserve">// </w:t>
            </w:r>
            <w:r w:rsidRPr="007B515F" w:rsidR="00E76259">
              <w:rPr>
                <w:rFonts w:ascii="Cambria" w:hAnsi="Cambria" w:eastAsia="Gulim" w:cs="Gulim"/>
                <w:color w:val="3F7F5F"/>
                <w:sz w:val="18"/>
                <w:szCs w:val="18"/>
                <w:highlight w:val="yellow"/>
              </w:rPr>
              <w:t xml:space="preserve">Fill in #12 Get string from </w:t>
            </w:r>
            <w:proofErr w:type="spellStart"/>
            <w:r w:rsidRPr="007B515F" w:rsidR="00E76259">
              <w:rPr>
                <w:rFonts w:ascii="Cambria" w:hAnsi="Cambria" w:eastAsia="Gulim" w:cs="Gulim"/>
                <w:color w:val="3F7F5F"/>
                <w:sz w:val="18"/>
                <w:szCs w:val="18"/>
                <w:highlight w:val="yellow"/>
              </w:rPr>
              <w:t>datagrampacket</w:t>
            </w:r>
            <w:proofErr w:type="spellEnd"/>
            <w:r w:rsidRPr="007B515F" w:rsidR="00E76259">
              <w:rPr>
                <w:rFonts w:ascii="Cambria" w:hAnsi="Cambria" w:eastAsia="Gulim" w:cs="Gulim"/>
                <w:color w:val="3F7F5F"/>
                <w:sz w:val="18"/>
                <w:szCs w:val="18"/>
                <w:highlight w:val="yellow"/>
              </w:rPr>
              <w:t xml:space="preserve"> to display</w:t>
            </w:r>
          </w:p>
          <w:p w:rsidRPr="007B515F" w:rsidR="001C1A15" w:rsidP="007B515F" w:rsidRDefault="001C1A15" w14:paraId="53F6BA4F"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highlight w:val="yellow"/>
              </w:rPr>
              <w:t xml:space="preserve">            </w:t>
            </w:r>
            <w:r w:rsidRPr="00A45FD0" w:rsidR="00A45FD0">
              <w:rPr>
                <w:rFonts w:ascii="Cambria" w:hAnsi="Cambria" w:eastAsia="Gulim" w:cs="Gulim"/>
                <w:color w:val="000000"/>
                <w:sz w:val="18"/>
                <w:szCs w:val="18"/>
              </w:rPr>
              <w:t>/* Fill in */;</w:t>
            </w:r>
          </w:p>
          <w:p w:rsidRPr="007B515F" w:rsidR="001C1A15" w:rsidP="00DC4ADE" w:rsidRDefault="001C1A15" w14:paraId="6D98A12B" wp14:textId="77777777">
            <w:pPr>
              <w:shd w:val="clear" w:color="auto" w:fill="FFFFFF"/>
              <w:rPr>
                <w:rFonts w:ascii="Cambria" w:hAnsi="Cambria" w:eastAsia="Gulim" w:cs="Gulim"/>
                <w:color w:val="000000"/>
                <w:sz w:val="18"/>
                <w:szCs w:val="18"/>
              </w:rPr>
            </w:pPr>
          </w:p>
          <w:p w:rsidRPr="007B515F" w:rsidR="001C1A15" w:rsidP="00DC4ADE" w:rsidRDefault="001C1A15" w14:paraId="7645426A"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socket</w:t>
            </w:r>
            <w:r w:rsidRPr="007B515F">
              <w:rPr>
                <w:rFonts w:ascii="Cambria" w:hAnsi="Cambria" w:eastAsia="Gulim" w:cs="Gulim"/>
                <w:color w:val="000000"/>
                <w:sz w:val="18"/>
                <w:szCs w:val="18"/>
              </w:rPr>
              <w:t>.close</w:t>
            </w:r>
            <w:proofErr w:type="spellEnd"/>
            <w:r w:rsidRPr="007B515F">
              <w:rPr>
                <w:rFonts w:ascii="Cambria" w:hAnsi="Cambria" w:eastAsia="Gulim" w:cs="Gulim"/>
                <w:color w:val="000000"/>
                <w:sz w:val="18"/>
                <w:szCs w:val="18"/>
              </w:rPr>
              <w:t>();</w:t>
            </w:r>
          </w:p>
          <w:p w:rsidRPr="007B515F" w:rsidR="001C1A15" w:rsidP="00DC4ADE" w:rsidRDefault="001C1A15" w14:paraId="433D76FC"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 </w:t>
            </w:r>
            <w:r w:rsidRPr="007B515F">
              <w:rPr>
                <w:rFonts w:ascii="Cambria" w:hAnsi="Cambria" w:eastAsia="Gulim" w:cs="Gulim"/>
                <w:b/>
                <w:bCs/>
                <w:color w:val="7F0055"/>
                <w:sz w:val="18"/>
                <w:szCs w:val="18"/>
              </w:rPr>
              <w:t>catch</w:t>
            </w: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000000"/>
                <w:sz w:val="18"/>
                <w:szCs w:val="18"/>
              </w:rPr>
              <w:t>IOException</w:t>
            </w:r>
            <w:proofErr w:type="spellEnd"/>
            <w:r w:rsidRPr="007B515F">
              <w:rPr>
                <w:rFonts w:ascii="Cambria" w:hAnsi="Cambria" w:eastAsia="Gulim" w:cs="Gulim"/>
                <w:color w:val="000000"/>
                <w:sz w:val="18"/>
                <w:szCs w:val="18"/>
              </w:rPr>
              <w:t xml:space="preserve"> </w:t>
            </w:r>
            <w:r w:rsidRPr="007B515F">
              <w:rPr>
                <w:rFonts w:ascii="Cambria" w:hAnsi="Cambria" w:eastAsia="Gulim" w:cs="Gulim"/>
                <w:color w:val="6A3E3E"/>
                <w:sz w:val="18"/>
                <w:szCs w:val="18"/>
              </w:rPr>
              <w:t>e</w:t>
            </w:r>
            <w:r w:rsidRPr="007B515F">
              <w:rPr>
                <w:rFonts w:ascii="Cambria" w:hAnsi="Cambria" w:eastAsia="Gulim" w:cs="Gulim"/>
                <w:color w:val="000000"/>
                <w:sz w:val="18"/>
                <w:szCs w:val="18"/>
              </w:rPr>
              <w:t>) {</w:t>
            </w:r>
          </w:p>
          <w:p w:rsidRPr="007B515F" w:rsidR="001C1A15" w:rsidP="00DC4ADE" w:rsidRDefault="001C1A15" w14:paraId="11E0BB63"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roofErr w:type="spellStart"/>
            <w:r w:rsidRPr="007B515F">
              <w:rPr>
                <w:rFonts w:ascii="Cambria" w:hAnsi="Cambria" w:eastAsia="Gulim" w:cs="Gulim"/>
                <w:color w:val="6A3E3E"/>
                <w:sz w:val="18"/>
                <w:szCs w:val="18"/>
              </w:rPr>
              <w:t>e</w:t>
            </w:r>
            <w:r w:rsidRPr="007B515F">
              <w:rPr>
                <w:rFonts w:ascii="Cambria" w:hAnsi="Cambria" w:eastAsia="Gulim" w:cs="Gulim"/>
                <w:color w:val="000000"/>
                <w:sz w:val="18"/>
                <w:szCs w:val="18"/>
              </w:rPr>
              <w:t>.printStackTrace</w:t>
            </w:r>
            <w:proofErr w:type="spellEnd"/>
            <w:r w:rsidRPr="007B515F">
              <w:rPr>
                <w:rFonts w:ascii="Cambria" w:hAnsi="Cambria" w:eastAsia="Gulim" w:cs="Gulim"/>
                <w:color w:val="000000"/>
                <w:sz w:val="18"/>
                <w:szCs w:val="18"/>
              </w:rPr>
              <w:t>();</w:t>
            </w:r>
          </w:p>
          <w:p w:rsidRPr="007B515F" w:rsidR="001C1A15" w:rsidP="00DC4ADE" w:rsidRDefault="001C1A15" w14:paraId="74DF44CF"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3A3673F0" wp14:textId="77777777">
            <w:pPr>
              <w:shd w:val="clear" w:color="auto" w:fill="FFFFFF"/>
              <w:rPr>
                <w:rFonts w:ascii="Cambria" w:hAnsi="Cambria" w:eastAsia="Gulim" w:cs="Gulim"/>
                <w:color w:val="000000"/>
                <w:sz w:val="18"/>
                <w:szCs w:val="18"/>
              </w:rPr>
            </w:pPr>
            <w:r w:rsidRPr="007B515F">
              <w:rPr>
                <w:rFonts w:ascii="Cambria" w:hAnsi="Cambria" w:eastAsia="Gulim" w:cs="Gulim"/>
                <w:color w:val="000000"/>
                <w:sz w:val="18"/>
                <w:szCs w:val="18"/>
              </w:rPr>
              <w:t xml:space="preserve">    }</w:t>
            </w:r>
          </w:p>
          <w:p w:rsidRPr="007B515F" w:rsidR="001C1A15" w:rsidP="00DC4ADE" w:rsidRDefault="001C1A15" w14:paraId="6677DC93" wp14:textId="77777777">
            <w:pPr>
              <w:shd w:val="clear" w:color="auto" w:fill="FFFFFF"/>
              <w:rPr>
                <w:rFonts w:hint="eastAsia" w:ascii="Consolas" w:hAnsi="Consolas" w:eastAsia="Gulim" w:cs="Gulim"/>
                <w:color w:val="000000"/>
                <w:sz w:val="20"/>
                <w:szCs w:val="20"/>
              </w:rPr>
            </w:pPr>
            <w:r w:rsidRPr="007B515F">
              <w:rPr>
                <w:rFonts w:ascii="Cambria" w:hAnsi="Cambria" w:eastAsia="Gulim" w:cs="Gulim"/>
                <w:color w:val="000000"/>
                <w:sz w:val="18"/>
                <w:szCs w:val="18"/>
              </w:rPr>
              <w:t>}</w:t>
            </w:r>
          </w:p>
        </w:tc>
      </w:tr>
    </w:tbl>
    <w:p xmlns:wp14="http://schemas.microsoft.com/office/word/2010/wordml" w:rsidRPr="007B515F" w:rsidR="00C640C4" w:rsidP="007B515F" w:rsidRDefault="00C640C4" w14:paraId="65524BBF"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Instructions</w:t>
      </w:r>
    </w:p>
    <w:p xmlns:wp14="http://schemas.microsoft.com/office/word/2010/wordml" w:rsidR="00C640C4" w:rsidP="00C640C4" w:rsidRDefault="00C640C4" w14:paraId="071FE92F" wp14:textId="77777777">
      <w:pPr>
        <w:pStyle w:val="a5"/>
        <w:numPr>
          <w:ilvl w:val="0"/>
          <w:numId w:val="16"/>
        </w:numPr>
      </w:pPr>
      <w:r>
        <w:t>Compile the server and client programs:</w:t>
      </w:r>
    </w:p>
    <w:p xmlns:wp14="http://schemas.microsoft.com/office/word/2010/wordml" w:rsidR="00C640C4" w:rsidP="00C640C4" w:rsidRDefault="00C640C4" w14:paraId="49008B8F" wp14:textId="77777777">
      <w:pPr>
        <w:pStyle w:val="HTML"/>
        <w:ind w:left="720"/>
      </w:pPr>
      <w:r>
        <w:t>bash</w:t>
      </w:r>
    </w:p>
    <w:p xmlns:wp14="http://schemas.microsoft.com/office/word/2010/wordml" w:rsidR="00C640C4" w:rsidP="00C640C4" w:rsidRDefault="00C640C4" w14:paraId="2A196312" wp14:textId="77777777">
      <w:pPr>
        <w:pStyle w:val="HTML"/>
        <w:ind w:left="720"/>
        <w:rPr>
          <w:rStyle w:val="HTML2"/>
          <w:rFonts w:eastAsia="Malgun Gothic"/>
        </w:rPr>
      </w:pPr>
      <w:proofErr w:type="spellStart"/>
      <w:r>
        <w:rPr>
          <w:rStyle w:val="HTML2"/>
          <w:rFonts w:eastAsia="Malgun Gothic"/>
        </w:rPr>
        <w:t>javac</w:t>
      </w:r>
      <w:proofErr w:type="spellEnd"/>
      <w:r>
        <w:rPr>
          <w:rStyle w:val="HTML2"/>
          <w:rFonts w:eastAsia="Malgun Gothic"/>
        </w:rPr>
        <w:t xml:space="preserve"> UDPWebServer.java</w:t>
      </w:r>
    </w:p>
    <w:p xmlns:wp14="http://schemas.microsoft.com/office/word/2010/wordml" w:rsidR="00C640C4" w:rsidP="00C640C4" w:rsidRDefault="00C640C4" w14:paraId="0D183802" wp14:textId="77777777">
      <w:pPr>
        <w:pStyle w:val="HTML"/>
        <w:ind w:left="720"/>
        <w:rPr>
          <w:rStyle w:val="HTML2"/>
          <w:rFonts w:eastAsia="Malgun Gothic"/>
        </w:rPr>
      </w:pPr>
      <w:proofErr w:type="spellStart"/>
      <w:r>
        <w:rPr>
          <w:rStyle w:val="HTML2"/>
          <w:rFonts w:eastAsia="Malgun Gothic"/>
        </w:rPr>
        <w:t>javac</w:t>
      </w:r>
      <w:proofErr w:type="spellEnd"/>
      <w:r>
        <w:rPr>
          <w:rStyle w:val="HTML2"/>
          <w:rFonts w:eastAsia="Malgun Gothic"/>
        </w:rPr>
        <w:t xml:space="preserve"> UDPWebClient.java</w:t>
      </w:r>
    </w:p>
    <w:p xmlns:wp14="http://schemas.microsoft.com/office/word/2010/wordml" w:rsidR="00C640C4" w:rsidP="00C640C4" w:rsidRDefault="00C640C4" w14:paraId="3398314A" wp14:textId="77777777">
      <w:pPr>
        <w:pStyle w:val="a5"/>
        <w:numPr>
          <w:ilvl w:val="0"/>
          <w:numId w:val="16"/>
        </w:numPr>
      </w:pPr>
      <w:r>
        <w:t>Run the server:</w:t>
      </w:r>
    </w:p>
    <w:p xmlns:wp14="http://schemas.microsoft.com/office/word/2010/wordml" w:rsidR="00C640C4" w:rsidP="00C640C4" w:rsidRDefault="00C640C4" w14:paraId="259A309A" wp14:textId="77777777">
      <w:pPr>
        <w:pStyle w:val="HTML"/>
        <w:ind w:left="720"/>
      </w:pPr>
      <w:r>
        <w:t>bash</w:t>
      </w:r>
    </w:p>
    <w:p xmlns:wp14="http://schemas.microsoft.com/office/word/2010/wordml" w:rsidR="00C640C4" w:rsidP="00C640C4" w:rsidRDefault="00C640C4" w14:paraId="602409C6" wp14:textId="77777777">
      <w:pPr>
        <w:pStyle w:val="HTML"/>
        <w:ind w:left="720"/>
        <w:rPr>
          <w:rStyle w:val="HTML2"/>
          <w:rFonts w:eastAsia="Malgun Gothic"/>
        </w:rPr>
      </w:pPr>
      <w:r>
        <w:rPr>
          <w:rStyle w:val="HTML2"/>
          <w:rFonts w:eastAsia="Malgun Gothic"/>
        </w:rPr>
        <w:t xml:space="preserve">java </w:t>
      </w:r>
      <w:proofErr w:type="spellStart"/>
      <w:r>
        <w:rPr>
          <w:rStyle w:val="HTML2"/>
          <w:rFonts w:eastAsia="Malgun Gothic"/>
        </w:rPr>
        <w:t>UDPWebServer</w:t>
      </w:r>
      <w:proofErr w:type="spellEnd"/>
    </w:p>
    <w:p xmlns:wp14="http://schemas.microsoft.com/office/word/2010/wordml" w:rsidR="00C640C4" w:rsidP="00C640C4" w:rsidRDefault="00C640C4" w14:paraId="228CCC94" wp14:textId="77777777">
      <w:pPr>
        <w:pStyle w:val="a5"/>
        <w:numPr>
          <w:ilvl w:val="0"/>
          <w:numId w:val="16"/>
        </w:numPr>
      </w:pPr>
      <w:r>
        <w:t>Run the client:</w:t>
      </w:r>
    </w:p>
    <w:p xmlns:wp14="http://schemas.microsoft.com/office/word/2010/wordml" w:rsidR="00C640C4" w:rsidP="00C640C4" w:rsidRDefault="00C640C4" w14:paraId="460B097D" wp14:textId="77777777">
      <w:pPr>
        <w:pStyle w:val="HTML"/>
        <w:ind w:left="720"/>
      </w:pPr>
      <w:r>
        <w:t>bash</w:t>
      </w:r>
    </w:p>
    <w:p xmlns:wp14="http://schemas.microsoft.com/office/word/2010/wordml" w:rsidR="00C640C4" w:rsidP="00C640C4" w:rsidRDefault="00C640C4" w14:paraId="09749616" wp14:textId="77777777">
      <w:pPr>
        <w:pStyle w:val="HTML"/>
        <w:ind w:left="720"/>
        <w:rPr>
          <w:rStyle w:val="HTML2"/>
          <w:rFonts w:eastAsia="Malgun Gothic"/>
        </w:rPr>
      </w:pPr>
      <w:r>
        <w:rPr>
          <w:rStyle w:val="HTML2"/>
          <w:rFonts w:eastAsia="Malgun Gothic"/>
        </w:rPr>
        <w:t xml:space="preserve">java </w:t>
      </w:r>
      <w:proofErr w:type="spellStart"/>
      <w:r>
        <w:rPr>
          <w:rStyle w:val="HTML2"/>
          <w:rFonts w:eastAsia="Malgun Gothic"/>
        </w:rPr>
        <w:t>UDPWebClient</w:t>
      </w:r>
      <w:proofErr w:type="spellEnd"/>
    </w:p>
    <w:p xmlns:wp14="http://schemas.microsoft.com/office/word/2010/wordml" w:rsidR="00C640C4" w:rsidP="00C640C4" w:rsidRDefault="00C640C4" w14:paraId="1AEA1227" wp14:textId="77777777">
      <w:pPr>
        <w:pStyle w:val="a5"/>
        <w:numPr>
          <w:ilvl w:val="0"/>
          <w:numId w:val="16"/>
        </w:numPr>
      </w:pPr>
      <w:r>
        <w:t>The client will send an HTTP GET request to the server, and the server will respond with the contents of the requested file if it exists, or an error message if it does not.</w:t>
      </w:r>
    </w:p>
    <w:p xmlns:wp14="http://schemas.microsoft.com/office/word/2010/wordml" w:rsidR="00C640C4" w:rsidP="00C640C4" w:rsidRDefault="00C640C4" w14:paraId="60F7452D" wp14:textId="77777777">
      <w:pPr>
        <w:pStyle w:val="a5"/>
      </w:pPr>
      <w:r>
        <w:t>This example demonstrates how to implement a simple UDP-based web server and client in Java. The server processes HTTP GET requests and responds with the appropriate file contents or an error message. The client sends HTTP GET requests to the server and prints the server's response.</w:t>
      </w:r>
    </w:p>
    <w:p xmlns:wp14="http://schemas.microsoft.com/office/word/2010/wordml" w:rsidR="001C1A15" w:rsidP="00C640C4" w:rsidRDefault="001C1A15" w14:paraId="2946DB82" wp14:textId="77777777">
      <w:pPr>
        <w:pStyle w:val="a5"/>
      </w:pPr>
    </w:p>
    <w:p xmlns:wp14="http://schemas.microsoft.com/office/word/2010/wordml" w:rsidRPr="007B515F" w:rsidR="00347E46" w:rsidP="007B515F" w:rsidRDefault="00347E46" w14:paraId="552BEC1B"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Helpful Hints and the like</w:t>
      </w:r>
    </w:p>
    <w:p xmlns:wp14="http://schemas.microsoft.com/office/word/2010/wordml" w:rsidR="00347E46" w:rsidRDefault="003158C4" w14:paraId="6B8B4CF8" wp14:textId="77777777">
      <w:pPr>
        <w:numPr>
          <w:ilvl w:val="0"/>
          <w:numId w:val="5"/>
        </w:numPr>
        <w:spacing w:before="100" w:beforeAutospacing="1" w:after="100" w:afterAutospacing="1"/>
        <w:rPr>
          <w:rFonts w:ascii="Arial" w:hAnsi="Arial" w:eastAsia="Times New Roman" w:cs="Arial"/>
          <w:sz w:val="20"/>
          <w:szCs w:val="20"/>
        </w:rPr>
      </w:pPr>
      <w:r>
        <w:rPr>
          <w:rStyle w:val="aa"/>
        </w:rPr>
        <w:t>State Management</w:t>
      </w:r>
      <w:r>
        <w:t xml:space="preserve">: Use global variables for shared state among routines. </w:t>
      </w:r>
      <w:r w:rsidR="00347E46">
        <w:rPr>
          <w:rFonts w:ascii="Arial" w:hAnsi="Arial" w:eastAsia="Times New Roman" w:cs="Arial"/>
          <w:sz w:val="20"/>
          <w:szCs w:val="20"/>
        </w:rPr>
        <w:t xml:space="preserve">Note that any shared "state" among your routines needs to be in the form of global variables. Note also that any information that your procedures need to save from one invocation to the next must also be a global (or static) variable. For example, your routines will need to keep a copy of a packet for possible retransmission. It would probably be a good idea for such a data structure to be a global variable in your code. Note, however, that if one of your global variables is used by your sender side, that variable should </w:t>
      </w:r>
      <w:r w:rsidR="00347E46">
        <w:rPr>
          <w:rFonts w:ascii="Arial" w:hAnsi="Arial" w:eastAsia="Times New Roman" w:cs="Arial"/>
          <w:b/>
          <w:bCs/>
          <w:sz w:val="20"/>
          <w:szCs w:val="20"/>
        </w:rPr>
        <w:t>NOT</w:t>
      </w:r>
      <w:r w:rsidR="00347E46">
        <w:rPr>
          <w:rFonts w:ascii="Arial" w:hAnsi="Arial" w:eastAsia="Times New Roman" w:cs="Arial"/>
          <w:sz w:val="20"/>
          <w:szCs w:val="20"/>
        </w:rPr>
        <w:t xml:space="preserve"> be accessed by the receiving side entity, since in real life, communicating entities connected only by a communication channel </w:t>
      </w:r>
      <w:proofErr w:type="spellStart"/>
      <w:r w:rsidR="00347E46">
        <w:rPr>
          <w:rFonts w:ascii="Arial" w:hAnsi="Arial" w:eastAsia="Times New Roman" w:cs="Arial"/>
          <w:sz w:val="20"/>
          <w:szCs w:val="20"/>
        </w:rPr>
        <w:t>can not</w:t>
      </w:r>
      <w:proofErr w:type="spellEnd"/>
      <w:r w:rsidR="00347E46">
        <w:rPr>
          <w:rFonts w:ascii="Arial" w:hAnsi="Arial" w:eastAsia="Times New Roman" w:cs="Arial"/>
          <w:sz w:val="20"/>
          <w:szCs w:val="20"/>
        </w:rPr>
        <w:t xml:space="preserve"> share global variables. </w:t>
      </w:r>
    </w:p>
    <w:p xmlns:wp14="http://schemas.microsoft.com/office/word/2010/wordml" w:rsidR="00347E46" w:rsidRDefault="00347E46" w14:paraId="576DF0D7" wp14:textId="77777777">
      <w:pPr>
        <w:numPr>
          <w:ilvl w:val="0"/>
          <w:numId w:val="5"/>
        </w:numPr>
        <w:spacing w:before="100" w:beforeAutospacing="1" w:after="100" w:afterAutospacing="1"/>
        <w:rPr>
          <w:rFonts w:ascii="Arial" w:hAnsi="Arial" w:eastAsia="Times New Roman" w:cs="Arial"/>
          <w:sz w:val="20"/>
          <w:szCs w:val="20"/>
        </w:rPr>
      </w:pPr>
      <w:r>
        <w:rPr>
          <w:rFonts w:ascii="Arial" w:hAnsi="Arial" w:eastAsia="Times New Roman" w:cs="Arial"/>
          <w:sz w:val="20"/>
          <w:szCs w:val="20"/>
        </w:rPr>
        <w:t xml:space="preserve">There is a float global variable called </w:t>
      </w:r>
      <w:r>
        <w:rPr>
          <w:rFonts w:ascii="Arial" w:hAnsi="Arial" w:eastAsia="Times New Roman" w:cs="Arial"/>
          <w:i/>
          <w:iCs/>
          <w:sz w:val="20"/>
          <w:szCs w:val="20"/>
        </w:rPr>
        <w:t>time</w:t>
      </w:r>
      <w:r>
        <w:rPr>
          <w:rFonts w:ascii="Arial" w:hAnsi="Arial" w:eastAsia="Times New Roman" w:cs="Arial"/>
          <w:sz w:val="20"/>
          <w:szCs w:val="20"/>
        </w:rPr>
        <w:t xml:space="preserve"> that you can access from within your code to help you out with your diagnostics </w:t>
      </w:r>
      <w:proofErr w:type="spellStart"/>
      <w:r>
        <w:rPr>
          <w:rFonts w:ascii="Arial" w:hAnsi="Arial" w:eastAsia="Times New Roman" w:cs="Arial"/>
          <w:sz w:val="20"/>
          <w:szCs w:val="20"/>
        </w:rPr>
        <w:t>msgs</w:t>
      </w:r>
      <w:proofErr w:type="spellEnd"/>
      <w:r>
        <w:rPr>
          <w:rFonts w:ascii="Arial" w:hAnsi="Arial" w:eastAsia="Times New Roman" w:cs="Arial"/>
          <w:sz w:val="20"/>
          <w:szCs w:val="20"/>
        </w:rPr>
        <w:t xml:space="preserve">. </w:t>
      </w:r>
    </w:p>
    <w:p xmlns:wp14="http://schemas.microsoft.com/office/word/2010/wordml" w:rsidR="00347E46" w:rsidRDefault="00347E46" w14:paraId="1B9E90F9" wp14:textId="77777777">
      <w:pPr>
        <w:numPr>
          <w:ilvl w:val="0"/>
          <w:numId w:val="5"/>
        </w:numPr>
        <w:spacing w:before="100" w:beforeAutospacing="1" w:after="100" w:afterAutospacing="1"/>
        <w:rPr>
          <w:rFonts w:ascii="Arial" w:hAnsi="Arial" w:eastAsia="Times New Roman" w:cs="Arial"/>
          <w:sz w:val="20"/>
          <w:szCs w:val="20"/>
        </w:rPr>
      </w:pPr>
      <w:r>
        <w:rPr>
          <w:rFonts w:ascii="Arial" w:hAnsi="Arial" w:eastAsia="Times New Roman" w:cs="Arial"/>
          <w:b/>
          <w:bCs/>
          <w:sz w:val="20"/>
          <w:szCs w:val="20"/>
        </w:rPr>
        <w:t>START SIMPLE.</w:t>
      </w:r>
      <w:r>
        <w:rPr>
          <w:rFonts w:ascii="Arial" w:hAnsi="Arial" w:eastAsia="Times New Roman" w:cs="Arial"/>
          <w:sz w:val="20"/>
          <w:szCs w:val="20"/>
        </w:rPr>
        <w:t xml:space="preserve"> Set the probabilities of loss and corruption to zero and test out your routines. Better yet, design and implement your procedures for the case of no loss and no corruption, and get them working first. Then handle the case of one of these probabilities being non-zero, and then finally both being non-zero. </w:t>
      </w:r>
    </w:p>
    <w:p xmlns:wp14="http://schemas.microsoft.com/office/word/2010/wordml" w:rsidR="00347E46" w:rsidRDefault="00347E46" w14:paraId="503E66CF" wp14:textId="77777777">
      <w:pPr>
        <w:numPr>
          <w:ilvl w:val="0"/>
          <w:numId w:val="5"/>
        </w:numPr>
        <w:spacing w:before="100" w:beforeAutospacing="1" w:after="100" w:afterAutospacing="1"/>
        <w:rPr>
          <w:rFonts w:ascii="Arial" w:hAnsi="Arial" w:eastAsia="Times New Roman" w:cs="Arial"/>
          <w:sz w:val="20"/>
          <w:szCs w:val="20"/>
        </w:rPr>
      </w:pPr>
      <w:r>
        <w:rPr>
          <w:rFonts w:ascii="Arial" w:hAnsi="Arial" w:eastAsia="Times New Roman" w:cs="Arial"/>
          <w:b/>
          <w:bCs/>
          <w:sz w:val="20"/>
          <w:szCs w:val="20"/>
        </w:rPr>
        <w:t>Debugging.</w:t>
      </w:r>
      <w:r>
        <w:rPr>
          <w:rFonts w:ascii="Arial" w:hAnsi="Arial" w:eastAsia="Times New Roman" w:cs="Arial"/>
          <w:sz w:val="20"/>
          <w:szCs w:val="20"/>
        </w:rPr>
        <w:t xml:space="preserve"> We'd recommend that you set the tracing level to 2 and put LOTS of </w:t>
      </w:r>
      <w:proofErr w:type="spellStart"/>
      <w:r>
        <w:rPr>
          <w:rFonts w:ascii="Arial" w:hAnsi="Arial" w:eastAsia="Times New Roman" w:cs="Arial"/>
          <w:sz w:val="20"/>
          <w:szCs w:val="20"/>
        </w:rPr>
        <w:t>printf's</w:t>
      </w:r>
      <w:proofErr w:type="spellEnd"/>
      <w:r>
        <w:rPr>
          <w:rFonts w:ascii="Arial" w:hAnsi="Arial" w:eastAsia="Times New Roman" w:cs="Arial"/>
          <w:sz w:val="20"/>
          <w:szCs w:val="20"/>
        </w:rPr>
        <w:t xml:space="preserve"> in your code while your debugging your procedures. </w:t>
      </w:r>
    </w:p>
    <w:p xmlns:wp14="http://schemas.microsoft.com/office/word/2010/wordml" w:rsidRPr="007B515F" w:rsidR="00347E46" w:rsidP="007B515F" w:rsidRDefault="00347E46" w14:paraId="26750613"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Q&amp;A</w:t>
      </w:r>
    </w:p>
    <w:p xmlns:wp14="http://schemas.microsoft.com/office/word/2010/wordml" w:rsidR="00347E46" w:rsidP="007B515F" w:rsidRDefault="003158C4" w14:paraId="1285B2F9" wp14:textId="77777777">
      <w:pPr>
        <w:pStyle w:val="a5"/>
      </w:pPr>
      <w:r w:rsidRPr="003158C4">
        <w:t>By completing this assignment, you will gain practical experience in network programming, understanding and implementing reliability mechanisms over UDP, and working with HTTP protocols. This project simulates real-world scenarios and challenges you to design and implement robust network applications.</w:t>
      </w:r>
    </w:p>
    <w:p xmlns:wp14="http://schemas.microsoft.com/office/word/2010/wordml" w:rsidRPr="00E73771" w:rsidR="00DB1B1C" w:rsidP="00E73771" w:rsidRDefault="00E73771" w14:paraId="3E48D336" wp14:textId="77777777">
      <w:pPr>
        <w:pStyle w:val="a5"/>
        <w:numPr>
          <w:ilvl w:val="0"/>
          <w:numId w:val="18"/>
        </w:numPr>
        <w:rPr>
          <w:ins w:author="来宾用户" w:date="2024-11-29T11:36:16.762Z" w16du:dateUtc="2024-11-29T11:36:16.762Z" w:id="1742700184"/>
        </w:rPr>
      </w:pPr>
      <w:r w:rsidR="7A86CD58">
        <w:rPr/>
        <w:t xml:space="preserve">What is different with TCP Web Server &amp; TCP Web Client? (with </w:t>
      </w:r>
      <w:r w:rsidR="7A86CD58">
        <w:rPr/>
        <w:t>wireshark</w:t>
      </w:r>
      <w:r w:rsidR="7A86CD58">
        <w:rPr/>
        <w:t>?)</w:t>
      </w:r>
    </w:p>
    <w:p w:rsidR="7A86CD58" w:rsidP="7A86CD58" w:rsidRDefault="7A86CD58" w14:paraId="7FEAEEB5" w14:textId="0B231FAB">
      <w:pPr>
        <w:pStyle w:val="a5"/>
        <w:ind w:left="0"/>
        <w:rPr>
          <w:ins w:author="来宾用户" w:date="2024-11-29T11:36:19.725Z" w16du:dateUtc="2024-11-29T11:36:19.725Z" w:id="786324982"/>
          <w:color w:val="FF0000"/>
          <w:rPrChange w:author="来宾用户" w:date="2024-11-29T11:36:28.65Z" w:id="783042587">
            <w:rPr>
              <w:ins w:author="来宾用户" w:date="2024-11-29T11:36:19.725Z" w16du:dateUtc="2024-11-29T11:36:19.725Z" w:id="520139353"/>
            </w:rPr>
          </w:rPrChange>
        </w:rPr>
        <w:pPrChange w:author="来宾用户" w:date="2024-11-29T11:36:17.981Z">
          <w:pPr>
            <w:pStyle w:val="a5"/>
            <w:numPr>
              <w:ilvl w:val="0"/>
              <w:numId w:val="18"/>
            </w:numPr>
          </w:pPr>
        </w:pPrChange>
      </w:pPr>
      <w:ins w:author="来宾用户" w:date="2024-11-29T11:36:19.177Z" w:id="774740811">
        <w:r>
          <w:tab/>
        </w:r>
        <w:r w:rsidRPr="7A86CD58" w:rsidR="7A86CD58">
          <w:rPr>
            <w:color w:val="FF0000"/>
            <w:rPrChange w:author="来宾用户" w:date="2024-11-29T11:36:28.649Z" w:id="1736636347"/>
          </w:rPr>
          <w:t xml:space="preserve">The </w:t>
        </w:r>
        <w:r w:rsidRPr="7A86CD58" w:rsidR="7A86CD58">
          <w:rPr>
            <w:color w:val="FF0000"/>
            <w:rPrChange w:author="来宾用户" w:date="2024-11-29T11:36:28.649Z" w:id="1507228702"/>
          </w:rPr>
          <w:t>main</w:t>
        </w:r>
        <w:r w:rsidRPr="7A86CD58" w:rsidR="7A86CD58">
          <w:rPr>
            <w:color w:val="FF0000"/>
            <w:rPrChange w:author="来宾用户" w:date="2024-11-29T11:36:28.649Z" w:id="2037803737"/>
          </w:rPr>
          <w:t xml:space="preserve"> </w:t>
        </w:r>
        <w:r w:rsidRPr="7A86CD58" w:rsidR="7A86CD58">
          <w:rPr>
            <w:color w:val="FF0000"/>
            <w:rPrChange w:author="来宾用户" w:date="2024-11-29T11:36:28.649Z" w:id="1022819524"/>
          </w:rPr>
          <w:t>difference</w:t>
        </w:r>
        <w:r w:rsidRPr="7A86CD58" w:rsidR="7A86CD58">
          <w:rPr>
            <w:color w:val="FF0000"/>
            <w:rPrChange w:author="来宾用户" w:date="2024-11-29T11:36:28.649Z" w:id="938014460"/>
          </w:rPr>
          <w:t xml:space="preserve"> </w:t>
        </w:r>
        <w:r w:rsidRPr="7A86CD58" w:rsidR="7A86CD58">
          <w:rPr>
            <w:color w:val="FF0000"/>
            <w:rPrChange w:author="来宾用户" w:date="2024-11-29T11:36:28.649Z" w:id="300529217"/>
          </w:rPr>
          <w:t>between</w:t>
        </w:r>
        <w:r w:rsidRPr="7A86CD58" w:rsidR="7A86CD58">
          <w:rPr>
            <w:color w:val="FF0000"/>
            <w:rPrChange w:author="来宾用户" w:date="2024-11-29T11:36:28.649Z" w:id="1538536023"/>
          </w:rPr>
          <w:t xml:space="preserve"> TCP and UDP </w:t>
        </w:r>
        <w:r w:rsidRPr="7A86CD58" w:rsidR="7A86CD58">
          <w:rPr>
            <w:color w:val="FF0000"/>
            <w:rPrChange w:author="来宾用户" w:date="2024-11-29T11:36:28.649Z" w:id="56211214"/>
          </w:rPr>
          <w:t>lies</w:t>
        </w:r>
        <w:r w:rsidRPr="7A86CD58" w:rsidR="7A86CD58">
          <w:rPr>
            <w:color w:val="FF0000"/>
            <w:rPrChange w:author="来宾用户" w:date="2024-11-29T11:36:28.649Z" w:id="1862900396"/>
          </w:rPr>
          <w:t xml:space="preserve"> </w:t>
        </w:r>
        <w:r w:rsidRPr="7A86CD58" w:rsidR="7A86CD58">
          <w:rPr>
            <w:color w:val="FF0000"/>
            <w:rPrChange w:author="来宾用户" w:date="2024-11-29T11:36:28.649Z" w:id="1449306667"/>
          </w:rPr>
          <w:t>in</w:t>
        </w:r>
        <w:r w:rsidRPr="7A86CD58" w:rsidR="7A86CD58">
          <w:rPr>
            <w:color w:val="FF0000"/>
            <w:rPrChange w:author="来宾用户" w:date="2024-11-29T11:36:28.649Z" w:id="871387322"/>
          </w:rPr>
          <w:t xml:space="preserve"> </w:t>
        </w:r>
        <w:r w:rsidRPr="7A86CD58" w:rsidR="7A86CD58">
          <w:rPr>
            <w:color w:val="FF0000"/>
            <w:rPrChange w:author="来宾用户" w:date="2024-11-29T11:36:28.649Z" w:id="1173975626"/>
          </w:rPr>
          <w:t>the</w:t>
        </w:r>
        <w:r w:rsidRPr="7A86CD58" w:rsidR="7A86CD58">
          <w:rPr>
            <w:color w:val="FF0000"/>
            <w:rPrChange w:author="来宾用户" w:date="2024-11-29T11:36:28.649Z" w:id="482719081"/>
          </w:rPr>
          <w:t xml:space="preserve"> </w:t>
        </w:r>
        <w:r w:rsidRPr="7A86CD58" w:rsidR="7A86CD58">
          <w:rPr>
            <w:color w:val="FF0000"/>
            <w:rPrChange w:author="来宾用户" w:date="2024-11-29T11:36:28.649Z" w:id="1926980481"/>
          </w:rPr>
          <w:t>characteristics</w:t>
        </w:r>
        <w:r w:rsidRPr="7A86CD58" w:rsidR="7A86CD58">
          <w:rPr>
            <w:color w:val="FF0000"/>
            <w:rPrChange w:author="来宾用户" w:date="2024-11-29T11:36:28.649Z" w:id="1494910274"/>
          </w:rPr>
          <w:t xml:space="preserve"> of </w:t>
        </w:r>
        <w:r w:rsidRPr="7A86CD58" w:rsidR="7A86CD58">
          <w:rPr>
            <w:color w:val="FF0000"/>
            <w:rPrChange w:author="来宾用户" w:date="2024-11-29T11:36:28.649Z" w:id="455378684"/>
          </w:rPr>
          <w:t>the</w:t>
        </w:r>
        <w:r w:rsidRPr="7A86CD58" w:rsidR="7A86CD58">
          <w:rPr>
            <w:color w:val="FF0000"/>
            <w:rPrChange w:author="来宾用户" w:date="2024-11-29T11:36:28.649Z" w:id="1669105987"/>
          </w:rPr>
          <w:t xml:space="preserve"> </w:t>
        </w:r>
        <w:r w:rsidRPr="7A86CD58" w:rsidR="7A86CD58">
          <w:rPr>
            <w:color w:val="FF0000"/>
            <w:rPrChange w:author="来宾用户" w:date="2024-11-29T11:36:28.649Z" w:id="227634064"/>
          </w:rPr>
          <w:t>protocol</w:t>
        </w:r>
        <w:r w:rsidRPr="7A86CD58" w:rsidR="7A86CD58">
          <w:rPr>
            <w:color w:val="FF0000"/>
            <w:rPrChange w:author="来宾用户" w:date="2024-11-29T11:36:28.649Z" w:id="597732673"/>
          </w:rPr>
          <w:t>:</w:t>
        </w:r>
      </w:ins>
    </w:p>
    <w:p w:rsidR="7A86CD58" w:rsidP="7A86CD58" w:rsidRDefault="7A86CD58" w14:paraId="7A4238CC" w14:textId="35B5453B">
      <w:pPr>
        <w:pStyle w:val="a5"/>
        <w:ind w:left="0"/>
        <w:rPr>
          <w:ins w:author="来宾用户" w:date="2024-11-29T11:36:19.725Z" w16du:dateUtc="2024-11-29T11:36:19.725Z" w:id="649682411"/>
          <w:color w:val="FF0000"/>
          <w:rPrChange w:author="来宾用户" w:date="2024-11-29T11:36:28.651Z" w:id="1358118412">
            <w:rPr>
              <w:ins w:author="来宾用户" w:date="2024-11-29T11:36:19.725Z" w16du:dateUtc="2024-11-29T11:36:19.725Z" w:id="1582426821"/>
            </w:rPr>
          </w:rPrChange>
        </w:rPr>
        <w:pPrChange w:author="来宾用户" w:date="2024-11-29T11:36:19.726Z">
          <w:pPr/>
        </w:pPrChange>
      </w:pPr>
      <w:ins w:author="来宾用户" w:date="2024-11-29T11:36:19.725Z" w:id="1356949885">
        <w:r w:rsidRPr="7A86CD58" w:rsidR="7A86CD58">
          <w:rPr>
            <w:color w:val="FF0000"/>
            <w:rPrChange w:author="来宾用户" w:date="2024-11-29T11:36:28.65Z" w:id="1679574056"/>
          </w:rPr>
          <w:t xml:space="preserve"> </w:t>
        </w:r>
      </w:ins>
    </w:p>
    <w:p w:rsidR="7A86CD58" w:rsidP="7A86CD58" w:rsidRDefault="7A86CD58" w14:paraId="5D691C16" w14:textId="74255344">
      <w:pPr>
        <w:pStyle w:val="a5"/>
        <w:ind w:left="0"/>
        <w:rPr>
          <w:ins w:author="来宾用户" w:date="2024-11-29T11:36:19.725Z" w16du:dateUtc="2024-11-29T11:36:19.725Z" w:id="1391906592"/>
          <w:color w:val="FF0000"/>
          <w:rPrChange w:author="来宾用户" w:date="2024-11-29T11:36:28.651Z" w:id="72424153">
            <w:rPr>
              <w:ins w:author="来宾用户" w:date="2024-11-29T11:36:19.725Z" w16du:dateUtc="2024-11-29T11:36:19.725Z" w:id="1274173516"/>
            </w:rPr>
          </w:rPrChange>
        </w:rPr>
        <w:pPrChange w:author="来宾用户" w:date="2024-11-29T11:36:19.727Z">
          <w:pPr/>
        </w:pPrChange>
      </w:pPr>
      <w:ins w:author="来宾用户" w:date="2024-11-29T11:36:19.725Z" w:id="1451267218">
        <w:r w:rsidRPr="7A86CD58" w:rsidR="7A86CD58">
          <w:rPr>
            <w:color w:val="FF0000"/>
            <w:rPrChange w:author="来宾用户" w:date="2024-11-29T11:36:28.651Z" w:id="988875210"/>
          </w:rPr>
          <w:t>TCP (</w:t>
        </w:r>
        <w:r w:rsidRPr="7A86CD58" w:rsidR="7A86CD58">
          <w:rPr>
            <w:color w:val="FF0000"/>
            <w:rPrChange w:author="来宾用户" w:date="2024-11-29T11:36:28.651Z" w:id="1672852565"/>
          </w:rPr>
          <w:t>Transmission</w:t>
        </w:r>
        <w:r w:rsidRPr="7A86CD58" w:rsidR="7A86CD58">
          <w:rPr>
            <w:color w:val="FF0000"/>
            <w:rPrChange w:author="来宾用户" w:date="2024-11-29T11:36:28.651Z" w:id="46520798"/>
          </w:rPr>
          <w:t xml:space="preserve"> </w:t>
        </w:r>
        <w:r w:rsidRPr="7A86CD58" w:rsidR="7A86CD58">
          <w:rPr>
            <w:color w:val="FF0000"/>
            <w:rPrChange w:author="来宾用户" w:date="2024-11-29T11:36:28.651Z" w:id="553606249"/>
          </w:rPr>
          <w:t>Control</w:t>
        </w:r>
        <w:r w:rsidRPr="7A86CD58" w:rsidR="7A86CD58">
          <w:rPr>
            <w:color w:val="FF0000"/>
            <w:rPrChange w:author="来宾用户" w:date="2024-11-29T11:36:28.651Z" w:id="515039827"/>
          </w:rPr>
          <w:t xml:space="preserve"> </w:t>
        </w:r>
        <w:r w:rsidRPr="7A86CD58" w:rsidR="7A86CD58">
          <w:rPr>
            <w:color w:val="FF0000"/>
            <w:rPrChange w:author="来宾用户" w:date="2024-11-29T11:36:28.651Z" w:id="183946971"/>
          </w:rPr>
          <w:t>Protocol</w:t>
        </w:r>
        <w:r w:rsidRPr="7A86CD58" w:rsidR="7A86CD58">
          <w:rPr>
            <w:color w:val="FF0000"/>
            <w:rPrChange w:author="来宾用户" w:date="2024-11-29T11:36:28.651Z" w:id="626698009"/>
          </w:rPr>
          <w:t>):</w:t>
        </w:r>
      </w:ins>
    </w:p>
    <w:p w:rsidR="7A86CD58" w:rsidP="7A86CD58" w:rsidRDefault="7A86CD58" w14:paraId="423CE071" w14:textId="70E3E205">
      <w:pPr>
        <w:pStyle w:val="a5"/>
        <w:ind w:left="0"/>
        <w:rPr>
          <w:ins w:author="来宾用户" w:date="2024-11-29T11:36:19.725Z" w16du:dateUtc="2024-11-29T11:36:19.725Z" w:id="877090300"/>
          <w:color w:val="FF0000"/>
          <w:rPrChange w:author="来宾用户" w:date="2024-11-29T11:36:28.651Z" w:id="461724934">
            <w:rPr>
              <w:ins w:author="来宾用户" w:date="2024-11-29T11:36:19.725Z" w16du:dateUtc="2024-11-29T11:36:19.725Z" w:id="1397307555"/>
            </w:rPr>
          </w:rPrChange>
        </w:rPr>
        <w:pPrChange w:author="来宾用户" w:date="2024-11-29T11:36:19.727Z">
          <w:pPr/>
        </w:pPrChange>
      </w:pPr>
      <w:ins w:author="来宾用户" w:date="2024-11-29T11:36:19.725Z" w:id="21560808">
        <w:r w:rsidRPr="7A86CD58" w:rsidR="7A86CD58">
          <w:rPr>
            <w:color w:val="FF0000"/>
            <w:rPrChange w:author="来宾用户" w:date="2024-11-29T11:36:28.651Z" w:id="1807959769"/>
          </w:rPr>
          <w:t>Connection-oriented</w:t>
        </w:r>
        <w:r w:rsidRPr="7A86CD58" w:rsidR="7A86CD58">
          <w:rPr>
            <w:color w:val="FF0000"/>
            <w:rPrChange w:author="来宾用户" w:date="2024-11-29T11:36:28.651Z" w:id="1647492401"/>
          </w:rPr>
          <w:t xml:space="preserve">: </w:t>
        </w:r>
        <w:r w:rsidRPr="7A86CD58" w:rsidR="7A86CD58">
          <w:rPr>
            <w:color w:val="FF0000"/>
            <w:rPrChange w:author="来宾用户" w:date="2024-11-29T11:36:28.651Z" w:id="1339092121"/>
          </w:rPr>
          <w:t>need</w:t>
        </w:r>
        <w:r w:rsidRPr="7A86CD58" w:rsidR="7A86CD58">
          <w:rPr>
            <w:color w:val="FF0000"/>
            <w:rPrChange w:author="来宾用户" w:date="2024-11-29T11:36:28.651Z" w:id="3605723"/>
          </w:rPr>
          <w:t xml:space="preserve"> </w:t>
        </w:r>
        <w:r w:rsidRPr="7A86CD58" w:rsidR="7A86CD58">
          <w:rPr>
            <w:color w:val="FF0000"/>
            <w:rPrChange w:author="来宾用户" w:date="2024-11-29T11:36:28.651Z" w:id="1219706089"/>
          </w:rPr>
          <w:t>to</w:t>
        </w:r>
        <w:r w:rsidRPr="7A86CD58" w:rsidR="7A86CD58">
          <w:rPr>
            <w:color w:val="FF0000"/>
            <w:rPrChange w:author="来宾用户" w:date="2024-11-29T11:36:28.651Z" w:id="1814687729"/>
          </w:rPr>
          <w:t xml:space="preserve"> </w:t>
        </w:r>
        <w:r w:rsidRPr="7A86CD58" w:rsidR="7A86CD58">
          <w:rPr>
            <w:color w:val="FF0000"/>
            <w:rPrChange w:author="来宾用户" w:date="2024-11-29T11:36:28.651Z" w:id="629437574"/>
          </w:rPr>
          <w:t>establish</w:t>
        </w:r>
        <w:r w:rsidRPr="7A86CD58" w:rsidR="7A86CD58">
          <w:rPr>
            <w:color w:val="FF0000"/>
            <w:rPrChange w:author="来宾用户" w:date="2024-11-29T11:36:28.651Z" w:id="476764382"/>
          </w:rPr>
          <w:t xml:space="preserve"> </w:t>
        </w:r>
        <w:r w:rsidRPr="7A86CD58" w:rsidR="7A86CD58">
          <w:rPr>
            <w:color w:val="FF0000"/>
            <w:rPrChange w:author="来宾用户" w:date="2024-11-29T11:36:28.651Z" w:id="249443226"/>
          </w:rPr>
          <w:t>a</w:t>
        </w:r>
        <w:r w:rsidRPr="7A86CD58" w:rsidR="7A86CD58">
          <w:rPr>
            <w:color w:val="FF0000"/>
            <w:rPrChange w:author="来宾用户" w:date="2024-11-29T11:36:28.651Z" w:id="2005505194"/>
          </w:rPr>
          <w:t xml:space="preserve"> </w:t>
        </w:r>
        <w:r w:rsidRPr="7A86CD58" w:rsidR="7A86CD58">
          <w:rPr>
            <w:color w:val="FF0000"/>
            <w:rPrChange w:author="来宾用户" w:date="2024-11-29T11:36:28.651Z" w:id="1045639030"/>
          </w:rPr>
          <w:t>connection</w:t>
        </w:r>
        <w:r w:rsidRPr="7A86CD58" w:rsidR="7A86CD58">
          <w:rPr>
            <w:color w:val="FF0000"/>
            <w:rPrChange w:author="来宾用户" w:date="2024-11-29T11:36:28.651Z" w:id="1424124843"/>
          </w:rPr>
          <w:t xml:space="preserve"> (</w:t>
        </w:r>
        <w:r w:rsidRPr="7A86CD58" w:rsidR="7A86CD58">
          <w:rPr>
            <w:color w:val="FF0000"/>
            <w:rPrChange w:author="来宾用户" w:date="2024-11-29T11:36:28.651Z" w:id="1657894801"/>
          </w:rPr>
          <w:t>three-way</w:t>
        </w:r>
        <w:r w:rsidRPr="7A86CD58" w:rsidR="7A86CD58">
          <w:rPr>
            <w:color w:val="FF0000"/>
            <w:rPrChange w:author="来宾用户" w:date="2024-11-29T11:36:28.651Z" w:id="2075717147"/>
          </w:rPr>
          <w:t xml:space="preserve"> </w:t>
        </w:r>
        <w:r w:rsidRPr="7A86CD58" w:rsidR="7A86CD58">
          <w:rPr>
            <w:color w:val="FF0000"/>
            <w:rPrChange w:author="来宾用户" w:date="2024-11-29T11:36:28.651Z" w:id="320049817"/>
          </w:rPr>
          <w:t>handshake</w:t>
        </w:r>
        <w:r w:rsidRPr="7A86CD58" w:rsidR="7A86CD58">
          <w:rPr>
            <w:color w:val="FF0000"/>
            <w:rPrChange w:author="来宾用户" w:date="2024-11-29T11:36:28.651Z" w:id="353983329"/>
          </w:rPr>
          <w:t xml:space="preserve">) and </w:t>
        </w:r>
        <w:r w:rsidRPr="7A86CD58" w:rsidR="7A86CD58">
          <w:rPr>
            <w:color w:val="FF0000"/>
            <w:rPrChange w:author="来宾用户" w:date="2024-11-29T11:36:28.651Z" w:id="1674010791"/>
          </w:rPr>
          <w:t>disconnect</w:t>
        </w:r>
        <w:r w:rsidRPr="7A86CD58" w:rsidR="7A86CD58">
          <w:rPr>
            <w:color w:val="FF0000"/>
            <w:rPrChange w:author="来宾用户" w:date="2024-11-29T11:36:28.651Z" w:id="27373405"/>
          </w:rPr>
          <w:t xml:space="preserve"> (</w:t>
        </w:r>
        <w:r w:rsidRPr="7A86CD58" w:rsidR="7A86CD58">
          <w:rPr>
            <w:color w:val="FF0000"/>
            <w:rPrChange w:author="来宾用户" w:date="2024-11-29T11:36:28.651Z" w:id="816699633"/>
          </w:rPr>
          <w:t>four-way</w:t>
        </w:r>
        <w:r w:rsidRPr="7A86CD58" w:rsidR="7A86CD58">
          <w:rPr>
            <w:color w:val="FF0000"/>
            <w:rPrChange w:author="来宾用户" w:date="2024-11-29T11:36:28.651Z" w:id="328888342"/>
          </w:rPr>
          <w:t xml:space="preserve"> </w:t>
        </w:r>
        <w:r w:rsidRPr="7A86CD58" w:rsidR="7A86CD58">
          <w:rPr>
            <w:color w:val="FF0000"/>
            <w:rPrChange w:author="来宾用户" w:date="2024-11-29T11:36:28.651Z" w:id="899202075"/>
          </w:rPr>
          <w:t>handshake</w:t>
        </w:r>
        <w:r w:rsidRPr="7A86CD58" w:rsidR="7A86CD58">
          <w:rPr>
            <w:color w:val="FF0000"/>
            <w:rPrChange w:author="来宾用户" w:date="2024-11-29T11:36:28.651Z" w:id="365354465"/>
          </w:rPr>
          <w:t>).</w:t>
        </w:r>
      </w:ins>
    </w:p>
    <w:p w:rsidR="7A86CD58" w:rsidP="7A86CD58" w:rsidRDefault="7A86CD58" w14:paraId="2D152E02" w14:textId="4B9CCB87">
      <w:pPr>
        <w:pStyle w:val="a5"/>
        <w:ind w:left="0"/>
        <w:rPr>
          <w:ins w:author="来宾用户" w:date="2024-11-29T11:36:19.725Z" w16du:dateUtc="2024-11-29T11:36:19.725Z" w:id="1645249023"/>
          <w:color w:val="FF0000"/>
          <w:rPrChange w:author="来宾用户" w:date="2024-11-29T11:36:28.652Z" w:id="110510453">
            <w:rPr>
              <w:ins w:author="来宾用户" w:date="2024-11-29T11:36:19.725Z" w16du:dateUtc="2024-11-29T11:36:19.725Z" w:id="149824341"/>
            </w:rPr>
          </w:rPrChange>
        </w:rPr>
        <w:pPrChange w:author="来宾用户" w:date="2024-11-29T11:36:19.727Z">
          <w:pPr/>
        </w:pPrChange>
      </w:pPr>
      <w:ins w:author="来宾用户" w:date="2024-11-29T11:36:19.725Z" w:id="573979832">
        <w:r w:rsidRPr="7A86CD58" w:rsidR="7A86CD58">
          <w:rPr>
            <w:color w:val="FF0000"/>
            <w:rPrChange w:author="来宾用户" w:date="2024-11-29T11:36:28.652Z" w:id="139020470"/>
          </w:rPr>
          <w:t>Reliable</w:t>
        </w:r>
        <w:r w:rsidRPr="7A86CD58" w:rsidR="7A86CD58">
          <w:rPr>
            <w:color w:val="FF0000"/>
            <w:rPrChange w:author="来宾用户" w:date="2024-11-29T11:36:28.652Z" w:id="1597528183"/>
          </w:rPr>
          <w:t xml:space="preserve"> </w:t>
        </w:r>
        <w:r w:rsidRPr="7A86CD58" w:rsidR="7A86CD58">
          <w:rPr>
            <w:color w:val="FF0000"/>
            <w:rPrChange w:author="来宾用户" w:date="2024-11-29T11:36:28.652Z" w:id="1742778324"/>
          </w:rPr>
          <w:t>transmission</w:t>
        </w:r>
        <w:r w:rsidRPr="7A86CD58" w:rsidR="7A86CD58">
          <w:rPr>
            <w:color w:val="FF0000"/>
            <w:rPrChange w:author="来宾用户" w:date="2024-11-29T11:36:28.652Z" w:id="603599724"/>
          </w:rPr>
          <w:t xml:space="preserve">: </w:t>
        </w:r>
        <w:r w:rsidRPr="7A86CD58" w:rsidR="7A86CD58">
          <w:rPr>
            <w:color w:val="FF0000"/>
            <w:rPrChange w:author="来宾用户" w:date="2024-11-29T11:36:28.652Z" w:id="108555048"/>
          </w:rPr>
          <w:t>guarantee</w:t>
        </w:r>
        <w:r w:rsidRPr="7A86CD58" w:rsidR="7A86CD58">
          <w:rPr>
            <w:color w:val="FF0000"/>
            <w:rPrChange w:author="来宾用户" w:date="2024-11-29T11:36:28.652Z" w:id="1642819356"/>
          </w:rPr>
          <w:t xml:space="preserve"> </w:t>
        </w:r>
        <w:r w:rsidRPr="7A86CD58" w:rsidR="7A86CD58">
          <w:rPr>
            <w:color w:val="FF0000"/>
            <w:rPrChange w:author="来宾用户" w:date="2024-11-29T11:36:28.652Z" w:id="457326731"/>
          </w:rPr>
          <w:t>the</w:t>
        </w:r>
        <w:r w:rsidRPr="7A86CD58" w:rsidR="7A86CD58">
          <w:rPr>
            <w:color w:val="FF0000"/>
            <w:rPrChange w:author="来宾用户" w:date="2024-11-29T11:36:28.652Z" w:id="1666350229"/>
          </w:rPr>
          <w:t xml:space="preserve"> </w:t>
        </w:r>
        <w:r w:rsidRPr="7A86CD58" w:rsidR="7A86CD58">
          <w:rPr>
            <w:color w:val="FF0000"/>
            <w:rPrChange w:author="来宾用户" w:date="2024-11-29T11:36:28.652Z" w:id="220059544"/>
          </w:rPr>
          <w:t>order</w:t>
        </w:r>
        <w:r w:rsidRPr="7A86CD58" w:rsidR="7A86CD58">
          <w:rPr>
            <w:color w:val="FF0000"/>
            <w:rPrChange w:author="来宾用户" w:date="2024-11-29T11:36:28.652Z" w:id="717144429"/>
          </w:rPr>
          <w:t xml:space="preserve"> and </w:t>
        </w:r>
        <w:r w:rsidRPr="7A86CD58" w:rsidR="7A86CD58">
          <w:rPr>
            <w:color w:val="FF0000"/>
            <w:rPrChange w:author="来宾用户" w:date="2024-11-29T11:36:28.652Z" w:id="523204560"/>
          </w:rPr>
          <w:t>integrity</w:t>
        </w:r>
        <w:r w:rsidRPr="7A86CD58" w:rsidR="7A86CD58">
          <w:rPr>
            <w:color w:val="FF0000"/>
            <w:rPrChange w:author="来宾用户" w:date="2024-11-29T11:36:28.652Z" w:id="633196920"/>
          </w:rPr>
          <w:t xml:space="preserve"> of </w:t>
        </w:r>
        <w:r w:rsidRPr="7A86CD58" w:rsidR="7A86CD58">
          <w:rPr>
            <w:color w:val="FF0000"/>
            <w:rPrChange w:author="来宾用户" w:date="2024-11-29T11:36:28.652Z" w:id="1762916909"/>
          </w:rPr>
          <w:t>data</w:t>
        </w:r>
        <w:r w:rsidRPr="7A86CD58" w:rsidR="7A86CD58">
          <w:rPr>
            <w:color w:val="FF0000"/>
            <w:rPrChange w:author="来宾用户" w:date="2024-11-29T11:36:28.652Z" w:id="993044540"/>
          </w:rPr>
          <w:t>.</w:t>
        </w:r>
      </w:ins>
    </w:p>
    <w:p w:rsidR="7A86CD58" w:rsidP="7A86CD58" w:rsidRDefault="7A86CD58" w14:paraId="5EF32C7B" w14:textId="58B87D3C">
      <w:pPr>
        <w:pStyle w:val="a5"/>
        <w:ind w:left="0"/>
        <w:rPr>
          <w:ins w:author="来宾用户" w:date="2024-11-29T11:36:19.725Z" w16du:dateUtc="2024-11-29T11:36:19.725Z" w:id="162026131"/>
          <w:color w:val="FF0000"/>
          <w:rPrChange w:author="来宾用户" w:date="2024-11-29T11:36:28.652Z" w:id="855496974">
            <w:rPr>
              <w:ins w:author="来宾用户" w:date="2024-11-29T11:36:19.725Z" w16du:dateUtc="2024-11-29T11:36:19.725Z" w:id="491529923"/>
            </w:rPr>
          </w:rPrChange>
        </w:rPr>
        <w:pPrChange w:author="来宾用户" w:date="2024-11-29T11:36:19.727Z">
          <w:pPr/>
        </w:pPrChange>
      </w:pPr>
      <w:ins w:author="来宾用户" w:date="2024-11-29T11:36:19.725Z" w:id="1903043246">
        <w:r w:rsidRPr="7A86CD58" w:rsidR="7A86CD58">
          <w:rPr>
            <w:color w:val="FF0000"/>
            <w:rPrChange w:author="来宾用户" w:date="2024-11-29T11:36:28.652Z" w:id="1743980656"/>
          </w:rPr>
          <w:t>Flow</w:t>
        </w:r>
        <w:r w:rsidRPr="7A86CD58" w:rsidR="7A86CD58">
          <w:rPr>
            <w:color w:val="FF0000"/>
            <w:rPrChange w:author="来宾用户" w:date="2024-11-29T11:36:28.652Z" w:id="1481855324"/>
          </w:rPr>
          <w:t xml:space="preserve"> </w:t>
        </w:r>
        <w:r w:rsidRPr="7A86CD58" w:rsidR="7A86CD58">
          <w:rPr>
            <w:color w:val="FF0000"/>
            <w:rPrChange w:author="来宾用户" w:date="2024-11-29T11:36:28.652Z" w:id="695722676"/>
          </w:rPr>
          <w:t>control</w:t>
        </w:r>
        <w:r w:rsidRPr="7A86CD58" w:rsidR="7A86CD58">
          <w:rPr>
            <w:color w:val="FF0000"/>
            <w:rPrChange w:author="来宾用户" w:date="2024-11-29T11:36:28.652Z" w:id="1596346610"/>
          </w:rPr>
          <w:t xml:space="preserve"> and </w:t>
        </w:r>
        <w:r w:rsidRPr="7A86CD58" w:rsidR="7A86CD58">
          <w:rPr>
            <w:color w:val="FF0000"/>
            <w:rPrChange w:author="来宾用户" w:date="2024-11-29T11:36:28.652Z" w:id="1573066486"/>
          </w:rPr>
          <w:t>congestion</w:t>
        </w:r>
        <w:r w:rsidRPr="7A86CD58" w:rsidR="7A86CD58">
          <w:rPr>
            <w:color w:val="FF0000"/>
            <w:rPrChange w:author="来宾用户" w:date="2024-11-29T11:36:28.652Z" w:id="1538737592"/>
          </w:rPr>
          <w:t xml:space="preserve"> </w:t>
        </w:r>
        <w:r w:rsidRPr="7A86CD58" w:rsidR="7A86CD58">
          <w:rPr>
            <w:color w:val="FF0000"/>
            <w:rPrChange w:author="来宾用户" w:date="2024-11-29T11:36:28.652Z" w:id="1423183175"/>
          </w:rPr>
          <w:t>control</w:t>
        </w:r>
        <w:r w:rsidRPr="7A86CD58" w:rsidR="7A86CD58">
          <w:rPr>
            <w:color w:val="FF0000"/>
            <w:rPrChange w:author="来宾用户" w:date="2024-11-29T11:36:28.652Z" w:id="1119938676"/>
          </w:rPr>
          <w:t xml:space="preserve">: TCP </w:t>
        </w:r>
        <w:r w:rsidRPr="7A86CD58" w:rsidR="7A86CD58">
          <w:rPr>
            <w:color w:val="FF0000"/>
            <w:rPrChange w:author="来宾用户" w:date="2024-11-29T11:36:28.652Z" w:id="1440146827"/>
          </w:rPr>
          <w:t>will</w:t>
        </w:r>
        <w:r w:rsidRPr="7A86CD58" w:rsidR="7A86CD58">
          <w:rPr>
            <w:color w:val="FF0000"/>
            <w:rPrChange w:author="来宾用户" w:date="2024-11-29T11:36:28.652Z" w:id="11710787"/>
          </w:rPr>
          <w:t xml:space="preserve"> </w:t>
        </w:r>
        <w:r w:rsidRPr="7A86CD58" w:rsidR="7A86CD58">
          <w:rPr>
            <w:color w:val="FF0000"/>
            <w:rPrChange w:author="来宾用户" w:date="2024-11-29T11:36:28.652Z" w:id="354878895"/>
          </w:rPr>
          <w:t>adjust</w:t>
        </w:r>
        <w:r w:rsidRPr="7A86CD58" w:rsidR="7A86CD58">
          <w:rPr>
            <w:color w:val="FF0000"/>
            <w:rPrChange w:author="来宾用户" w:date="2024-11-29T11:36:28.652Z" w:id="57324245"/>
          </w:rPr>
          <w:t xml:space="preserve"> </w:t>
        </w:r>
        <w:r w:rsidRPr="7A86CD58" w:rsidR="7A86CD58">
          <w:rPr>
            <w:color w:val="FF0000"/>
            <w:rPrChange w:author="来宾用户" w:date="2024-11-29T11:36:28.652Z" w:id="971387324"/>
          </w:rPr>
          <w:t>the</w:t>
        </w:r>
        <w:r w:rsidRPr="7A86CD58" w:rsidR="7A86CD58">
          <w:rPr>
            <w:color w:val="FF0000"/>
            <w:rPrChange w:author="来宾用户" w:date="2024-11-29T11:36:28.652Z" w:id="1028915736"/>
          </w:rPr>
          <w:t xml:space="preserve"> </w:t>
        </w:r>
        <w:r w:rsidRPr="7A86CD58" w:rsidR="7A86CD58">
          <w:rPr>
            <w:color w:val="FF0000"/>
            <w:rPrChange w:author="来宾用户" w:date="2024-11-29T11:36:28.652Z" w:id="1490684327"/>
          </w:rPr>
          <w:t>transmission</w:t>
        </w:r>
        <w:r w:rsidRPr="7A86CD58" w:rsidR="7A86CD58">
          <w:rPr>
            <w:color w:val="FF0000"/>
            <w:rPrChange w:author="来宾用户" w:date="2024-11-29T11:36:28.652Z" w:id="1183645142"/>
          </w:rPr>
          <w:t xml:space="preserve"> </w:t>
        </w:r>
        <w:r w:rsidRPr="7A86CD58" w:rsidR="7A86CD58">
          <w:rPr>
            <w:color w:val="FF0000"/>
            <w:rPrChange w:author="来宾用户" w:date="2024-11-29T11:36:28.652Z" w:id="1954435447"/>
          </w:rPr>
          <w:t>rate</w:t>
        </w:r>
        <w:r w:rsidRPr="7A86CD58" w:rsidR="7A86CD58">
          <w:rPr>
            <w:color w:val="FF0000"/>
            <w:rPrChange w:author="来宾用户" w:date="2024-11-29T11:36:28.652Z" w:id="1437076707"/>
          </w:rPr>
          <w:t xml:space="preserve"> </w:t>
        </w:r>
        <w:r w:rsidRPr="7A86CD58" w:rsidR="7A86CD58">
          <w:rPr>
            <w:color w:val="FF0000"/>
            <w:rPrChange w:author="来宾用户" w:date="2024-11-29T11:36:28.652Z" w:id="521468736"/>
          </w:rPr>
          <w:t>according</w:t>
        </w:r>
        <w:r w:rsidRPr="7A86CD58" w:rsidR="7A86CD58">
          <w:rPr>
            <w:color w:val="FF0000"/>
            <w:rPrChange w:author="来宾用户" w:date="2024-11-29T11:36:28.652Z" w:id="1706180750"/>
          </w:rPr>
          <w:t xml:space="preserve"> </w:t>
        </w:r>
        <w:r w:rsidRPr="7A86CD58" w:rsidR="7A86CD58">
          <w:rPr>
            <w:color w:val="FF0000"/>
            <w:rPrChange w:author="来宾用户" w:date="2024-11-29T11:36:28.652Z" w:id="1516705583"/>
          </w:rPr>
          <w:t>to</w:t>
        </w:r>
        <w:r w:rsidRPr="7A86CD58" w:rsidR="7A86CD58">
          <w:rPr>
            <w:color w:val="FF0000"/>
            <w:rPrChange w:author="来宾用户" w:date="2024-11-29T11:36:28.652Z" w:id="839061499"/>
          </w:rPr>
          <w:t xml:space="preserve"> </w:t>
        </w:r>
        <w:r w:rsidRPr="7A86CD58" w:rsidR="7A86CD58">
          <w:rPr>
            <w:color w:val="FF0000"/>
            <w:rPrChange w:author="来宾用户" w:date="2024-11-29T11:36:28.652Z" w:id="414184804"/>
          </w:rPr>
          <w:t>the</w:t>
        </w:r>
        <w:r w:rsidRPr="7A86CD58" w:rsidR="7A86CD58">
          <w:rPr>
            <w:color w:val="FF0000"/>
            <w:rPrChange w:author="来宾用户" w:date="2024-11-29T11:36:28.652Z" w:id="2096377076"/>
          </w:rPr>
          <w:t xml:space="preserve"> </w:t>
        </w:r>
        <w:r w:rsidRPr="7A86CD58" w:rsidR="7A86CD58">
          <w:rPr>
            <w:color w:val="FF0000"/>
            <w:rPrChange w:author="来宾用户" w:date="2024-11-29T11:36:28.652Z" w:id="1656005962"/>
          </w:rPr>
          <w:t>network</w:t>
        </w:r>
        <w:r w:rsidRPr="7A86CD58" w:rsidR="7A86CD58">
          <w:rPr>
            <w:color w:val="FF0000"/>
            <w:rPrChange w:author="来宾用户" w:date="2024-11-29T11:36:28.652Z" w:id="412783671"/>
          </w:rPr>
          <w:t xml:space="preserve"> </w:t>
        </w:r>
        <w:r w:rsidRPr="7A86CD58" w:rsidR="7A86CD58">
          <w:rPr>
            <w:color w:val="FF0000"/>
            <w:rPrChange w:author="来宾用户" w:date="2024-11-29T11:36:28.652Z" w:id="1905412647"/>
          </w:rPr>
          <w:t>status</w:t>
        </w:r>
        <w:r w:rsidRPr="7A86CD58" w:rsidR="7A86CD58">
          <w:rPr>
            <w:color w:val="FF0000"/>
            <w:rPrChange w:author="来宾用户" w:date="2024-11-29T11:36:28.652Z" w:id="290501263"/>
          </w:rPr>
          <w:t>.</w:t>
        </w:r>
      </w:ins>
    </w:p>
    <w:p w:rsidR="7A86CD58" w:rsidP="7A86CD58" w:rsidRDefault="7A86CD58" w14:paraId="27774FB8" w14:textId="33876283">
      <w:pPr>
        <w:pStyle w:val="a5"/>
        <w:ind w:left="0"/>
        <w:rPr>
          <w:ins w:author="来宾用户" w:date="2024-11-29T11:36:19.725Z" w16du:dateUtc="2024-11-29T11:36:19.725Z" w:id="160715620"/>
          <w:color w:val="FF0000"/>
          <w:rPrChange w:author="来宾用户" w:date="2024-11-29T11:36:28.653Z" w:id="1860326749">
            <w:rPr>
              <w:ins w:author="来宾用户" w:date="2024-11-29T11:36:19.725Z" w16du:dateUtc="2024-11-29T11:36:19.725Z" w:id="1996918193"/>
            </w:rPr>
          </w:rPrChange>
        </w:rPr>
        <w:pPrChange w:author="来宾用户" w:date="2024-11-29T11:36:19.727Z">
          <w:pPr/>
        </w:pPrChange>
      </w:pPr>
      <w:ins w:author="来宾用户" w:date="2024-11-29T11:36:19.725Z" w:id="1721077971">
        <w:r w:rsidRPr="7A86CD58" w:rsidR="7A86CD58">
          <w:rPr>
            <w:color w:val="FF0000"/>
            <w:rPrChange w:author="来宾用户" w:date="2024-11-29T11:36:28.652Z" w:id="108073238"/>
          </w:rPr>
          <w:t>In</w:t>
        </w:r>
        <w:r w:rsidRPr="7A86CD58" w:rsidR="7A86CD58">
          <w:rPr>
            <w:color w:val="FF0000"/>
            <w:rPrChange w:author="来宾用户" w:date="2024-11-29T11:36:28.652Z" w:id="1076953582"/>
          </w:rPr>
          <w:t xml:space="preserve"> </w:t>
        </w:r>
        <w:r w:rsidRPr="7A86CD58" w:rsidR="7A86CD58">
          <w:rPr>
            <w:color w:val="FF0000"/>
            <w:rPrChange w:author="来宾用户" w:date="2024-11-29T11:36:28.652Z" w:id="1687318140"/>
          </w:rPr>
          <w:t>Wireshark</w:t>
        </w:r>
        <w:r w:rsidRPr="7A86CD58" w:rsidR="7A86CD58">
          <w:rPr>
            <w:color w:val="FF0000"/>
            <w:rPrChange w:author="来宾用户" w:date="2024-11-29T11:36:28.652Z" w:id="1144222896"/>
          </w:rPr>
          <w:t xml:space="preserve"> </w:t>
        </w:r>
        <w:r w:rsidRPr="7A86CD58" w:rsidR="7A86CD58">
          <w:rPr>
            <w:color w:val="FF0000"/>
            <w:rPrChange w:author="来宾用户" w:date="2024-11-29T11:36:28.652Z" w:id="1223768640"/>
          </w:rPr>
          <w:t>analysis</w:t>
        </w:r>
        <w:r w:rsidRPr="7A86CD58" w:rsidR="7A86CD58">
          <w:rPr>
            <w:color w:val="FF0000"/>
            <w:rPrChange w:author="来宾用户" w:date="2024-11-29T11:36:28.652Z" w:id="2125391499"/>
          </w:rPr>
          <w:t xml:space="preserve">: </w:t>
        </w:r>
        <w:r w:rsidRPr="7A86CD58" w:rsidR="7A86CD58">
          <w:rPr>
            <w:color w:val="FF0000"/>
            <w:rPrChange w:author="来宾用户" w:date="2024-11-29T11:36:28.652Z" w:id="124567588"/>
          </w:rPr>
          <w:t>you</w:t>
        </w:r>
        <w:r w:rsidRPr="7A86CD58" w:rsidR="7A86CD58">
          <w:rPr>
            <w:color w:val="FF0000"/>
            <w:rPrChange w:author="来宾用户" w:date="2024-11-29T11:36:28.652Z" w:id="1523278243"/>
          </w:rPr>
          <w:t xml:space="preserve"> </w:t>
        </w:r>
        <w:r w:rsidRPr="7A86CD58" w:rsidR="7A86CD58">
          <w:rPr>
            <w:color w:val="FF0000"/>
            <w:rPrChange w:author="来宾用户" w:date="2024-11-29T11:36:28.652Z" w:id="1773497229"/>
          </w:rPr>
          <w:t>can</w:t>
        </w:r>
        <w:r w:rsidRPr="7A86CD58" w:rsidR="7A86CD58">
          <w:rPr>
            <w:color w:val="FF0000"/>
            <w:rPrChange w:author="来宾用户" w:date="2024-11-29T11:36:28.652Z" w:id="1179098318"/>
          </w:rPr>
          <w:t xml:space="preserve"> </w:t>
        </w:r>
        <w:r w:rsidRPr="7A86CD58" w:rsidR="7A86CD58">
          <w:rPr>
            <w:color w:val="FF0000"/>
            <w:rPrChange w:author="来宾用户" w:date="2024-11-29T11:36:28.652Z" w:id="851955081"/>
          </w:rPr>
          <w:t>see</w:t>
        </w:r>
        <w:r w:rsidRPr="7A86CD58" w:rsidR="7A86CD58">
          <w:rPr>
            <w:color w:val="FF0000"/>
            <w:rPrChange w:author="来宾用户" w:date="2024-11-29T11:36:28.652Z" w:id="657521737"/>
          </w:rPr>
          <w:t xml:space="preserve"> </w:t>
        </w:r>
        <w:r w:rsidRPr="7A86CD58" w:rsidR="7A86CD58">
          <w:rPr>
            <w:color w:val="FF0000"/>
            <w:rPrChange w:author="来宾用户" w:date="2024-11-29T11:36:28.652Z" w:id="1535177704"/>
          </w:rPr>
          <w:t>control</w:t>
        </w:r>
        <w:r w:rsidRPr="7A86CD58" w:rsidR="7A86CD58">
          <w:rPr>
            <w:color w:val="FF0000"/>
            <w:rPrChange w:author="来宾用户" w:date="2024-11-29T11:36:28.652Z" w:id="251716261"/>
          </w:rPr>
          <w:t xml:space="preserve"> </w:t>
        </w:r>
        <w:r w:rsidRPr="7A86CD58" w:rsidR="7A86CD58">
          <w:rPr>
            <w:color w:val="FF0000"/>
            <w:rPrChange w:author="来宾用户" w:date="2024-11-29T11:36:28.652Z" w:id="769542123"/>
          </w:rPr>
          <w:t>messages</w:t>
        </w:r>
        <w:r w:rsidRPr="7A86CD58" w:rsidR="7A86CD58">
          <w:rPr>
            <w:color w:val="FF0000"/>
            <w:rPrChange w:author="来宾用户" w:date="2024-11-29T11:36:28.652Z" w:id="595933829"/>
          </w:rPr>
          <w:t xml:space="preserve"> </w:t>
        </w:r>
        <w:r w:rsidRPr="7A86CD58" w:rsidR="7A86CD58">
          <w:rPr>
            <w:color w:val="FF0000"/>
            <w:rPrChange w:author="来宾用户" w:date="2024-11-29T11:36:28.652Z" w:id="494038772"/>
          </w:rPr>
          <w:t>such</w:t>
        </w:r>
        <w:r w:rsidRPr="7A86CD58" w:rsidR="7A86CD58">
          <w:rPr>
            <w:color w:val="FF0000"/>
            <w:rPrChange w:author="来宾用户" w:date="2024-11-29T11:36:28.652Z" w:id="648544836"/>
          </w:rPr>
          <w:t xml:space="preserve"> </w:t>
        </w:r>
        <w:r w:rsidRPr="7A86CD58" w:rsidR="7A86CD58">
          <w:rPr>
            <w:color w:val="FF0000"/>
            <w:rPrChange w:author="来宾用户" w:date="2024-11-29T11:36:28.652Z" w:id="1535718642"/>
          </w:rPr>
          <w:t>as</w:t>
        </w:r>
        <w:r w:rsidRPr="7A86CD58" w:rsidR="7A86CD58">
          <w:rPr>
            <w:color w:val="FF0000"/>
            <w:rPrChange w:author="来宾用户" w:date="2024-11-29T11:36:28.652Z" w:id="1515518594"/>
          </w:rPr>
          <w:t xml:space="preserve"> SYN, ACK, and </w:t>
        </w:r>
        <w:r w:rsidRPr="7A86CD58" w:rsidR="7A86CD58">
          <w:rPr>
            <w:color w:val="FF0000"/>
            <w:rPrChange w:author="来宾用户" w:date="2024-11-29T11:36:28.652Z" w:id="1497420141"/>
          </w:rPr>
          <w:t>the</w:t>
        </w:r>
        <w:r w:rsidRPr="7A86CD58" w:rsidR="7A86CD58">
          <w:rPr>
            <w:color w:val="FF0000"/>
            <w:rPrChange w:author="来宾用户" w:date="2024-11-29T11:36:28.652Z" w:id="766675957"/>
          </w:rPr>
          <w:t xml:space="preserve"> </w:t>
        </w:r>
        <w:r w:rsidRPr="7A86CD58" w:rsidR="7A86CD58">
          <w:rPr>
            <w:color w:val="FF0000"/>
            <w:rPrChange w:author="来宾用户" w:date="2024-11-29T11:36:28.652Z" w:id="1230395450"/>
          </w:rPr>
          <w:t>complete</w:t>
        </w:r>
        <w:r w:rsidRPr="7A86CD58" w:rsidR="7A86CD58">
          <w:rPr>
            <w:color w:val="FF0000"/>
            <w:rPrChange w:author="来宾用户" w:date="2024-11-29T11:36:28.652Z" w:id="68006941"/>
          </w:rPr>
          <w:t xml:space="preserve"> </w:t>
        </w:r>
        <w:r w:rsidRPr="7A86CD58" w:rsidR="7A86CD58">
          <w:rPr>
            <w:color w:val="FF0000"/>
            <w:rPrChange w:author="来宾用户" w:date="2024-11-29T11:36:28.652Z" w:id="529570332"/>
          </w:rPr>
          <w:t>session</w:t>
        </w:r>
        <w:r w:rsidRPr="7A86CD58" w:rsidR="7A86CD58">
          <w:rPr>
            <w:color w:val="FF0000"/>
            <w:rPrChange w:author="来宾用户" w:date="2024-11-29T11:36:28.652Z" w:id="1280073092"/>
          </w:rPr>
          <w:t xml:space="preserve"> </w:t>
        </w:r>
        <w:r w:rsidRPr="7A86CD58" w:rsidR="7A86CD58">
          <w:rPr>
            <w:color w:val="FF0000"/>
            <w:rPrChange w:author="来宾用户" w:date="2024-11-29T11:36:28.652Z" w:id="1626641198"/>
          </w:rPr>
          <w:t>data</w:t>
        </w:r>
        <w:r w:rsidRPr="7A86CD58" w:rsidR="7A86CD58">
          <w:rPr>
            <w:color w:val="FF0000"/>
            <w:rPrChange w:author="来宾用户" w:date="2024-11-29T11:36:28.652Z" w:id="455046906"/>
          </w:rPr>
          <w:t xml:space="preserve"> </w:t>
        </w:r>
        <w:r w:rsidRPr="7A86CD58" w:rsidR="7A86CD58">
          <w:rPr>
            <w:color w:val="FF0000"/>
            <w:rPrChange w:author="来宾用户" w:date="2024-11-29T11:36:28.652Z" w:id="806780755"/>
          </w:rPr>
          <w:t>stream</w:t>
        </w:r>
        <w:r w:rsidRPr="7A86CD58" w:rsidR="7A86CD58">
          <w:rPr>
            <w:color w:val="FF0000"/>
            <w:rPrChange w:author="来宾用户" w:date="2024-11-29T11:36:28.652Z" w:id="1199021424"/>
          </w:rPr>
          <w:t>.</w:t>
        </w:r>
      </w:ins>
    </w:p>
    <w:p w:rsidR="7A86CD58" w:rsidP="7A86CD58" w:rsidRDefault="7A86CD58" w14:paraId="013184DB" w14:textId="4A346A50">
      <w:pPr>
        <w:pStyle w:val="a5"/>
        <w:ind w:left="0"/>
        <w:rPr>
          <w:ins w:author="来宾用户" w:date="2024-11-29T11:36:19.725Z" w16du:dateUtc="2024-11-29T11:36:19.725Z" w:id="777228109"/>
          <w:color w:val="FF0000"/>
          <w:rPrChange w:author="来宾用户" w:date="2024-11-29T11:36:28.653Z" w:id="161414068">
            <w:rPr>
              <w:ins w:author="来宾用户" w:date="2024-11-29T11:36:19.725Z" w16du:dateUtc="2024-11-29T11:36:19.725Z" w:id="1072320106"/>
            </w:rPr>
          </w:rPrChange>
        </w:rPr>
        <w:pPrChange w:author="来宾用户" w:date="2024-11-29T11:36:19.727Z">
          <w:pPr/>
        </w:pPrChange>
      </w:pPr>
      <w:ins w:author="来宾用户" w:date="2024-11-29T11:36:19.725Z" w:id="1673105511">
        <w:r w:rsidRPr="7A86CD58" w:rsidR="7A86CD58">
          <w:rPr>
            <w:color w:val="FF0000"/>
            <w:rPrChange w:author="来宾用户" w:date="2024-11-29T11:36:28.653Z" w:id="379698251"/>
          </w:rPr>
          <w:t>UDP (</w:t>
        </w:r>
        <w:r w:rsidRPr="7A86CD58" w:rsidR="7A86CD58">
          <w:rPr>
            <w:color w:val="FF0000"/>
            <w:rPrChange w:author="来宾用户" w:date="2024-11-29T11:36:28.653Z" w:id="2034619206"/>
          </w:rPr>
          <w:t>User</w:t>
        </w:r>
        <w:r w:rsidRPr="7A86CD58" w:rsidR="7A86CD58">
          <w:rPr>
            <w:color w:val="FF0000"/>
            <w:rPrChange w:author="来宾用户" w:date="2024-11-29T11:36:28.653Z" w:id="2022242359"/>
          </w:rPr>
          <w:t xml:space="preserve"> </w:t>
        </w:r>
        <w:r w:rsidRPr="7A86CD58" w:rsidR="7A86CD58">
          <w:rPr>
            <w:color w:val="FF0000"/>
            <w:rPrChange w:author="来宾用户" w:date="2024-11-29T11:36:28.653Z" w:id="41387957"/>
          </w:rPr>
          <w:t>Datagram</w:t>
        </w:r>
        <w:r w:rsidRPr="7A86CD58" w:rsidR="7A86CD58">
          <w:rPr>
            <w:color w:val="FF0000"/>
            <w:rPrChange w:author="来宾用户" w:date="2024-11-29T11:36:28.653Z" w:id="1706006447"/>
          </w:rPr>
          <w:t xml:space="preserve"> </w:t>
        </w:r>
        <w:r w:rsidRPr="7A86CD58" w:rsidR="7A86CD58">
          <w:rPr>
            <w:color w:val="FF0000"/>
            <w:rPrChange w:author="来宾用户" w:date="2024-11-29T11:36:28.653Z" w:id="23203362"/>
          </w:rPr>
          <w:t>Protocol</w:t>
        </w:r>
        <w:r w:rsidRPr="7A86CD58" w:rsidR="7A86CD58">
          <w:rPr>
            <w:color w:val="FF0000"/>
            <w:rPrChange w:author="来宾用户" w:date="2024-11-29T11:36:28.653Z" w:id="657441420"/>
          </w:rPr>
          <w:t>):</w:t>
        </w:r>
      </w:ins>
    </w:p>
    <w:p w:rsidR="7A86CD58" w:rsidP="7A86CD58" w:rsidRDefault="7A86CD58" w14:paraId="35FEF92B" w14:textId="33609D36">
      <w:pPr>
        <w:pStyle w:val="a5"/>
        <w:ind w:left="0"/>
        <w:rPr>
          <w:ins w:author="来宾用户" w:date="2024-11-29T11:36:19.725Z" w16du:dateUtc="2024-11-29T11:36:19.725Z" w:id="1289530139"/>
          <w:color w:val="FF0000"/>
          <w:rPrChange w:author="来宾用户" w:date="2024-11-29T11:36:28.654Z" w:id="1068636639">
            <w:rPr>
              <w:ins w:author="来宾用户" w:date="2024-11-29T11:36:19.725Z" w16du:dateUtc="2024-11-29T11:36:19.725Z" w:id="272815069"/>
            </w:rPr>
          </w:rPrChange>
        </w:rPr>
        <w:pPrChange w:author="来宾用户" w:date="2024-11-29T11:36:19.728Z">
          <w:pPr/>
        </w:pPrChange>
      </w:pPr>
      <w:ins w:author="来宾用户" w:date="2024-11-29T11:36:19.725Z" w:id="2103357380">
        <w:r w:rsidRPr="7A86CD58" w:rsidR="7A86CD58">
          <w:rPr>
            <w:color w:val="FF0000"/>
            <w:rPrChange w:author="来宾用户" w:date="2024-11-29T11:36:28.653Z" w:id="173694634"/>
          </w:rPr>
          <w:t>Connectionless</w:t>
        </w:r>
        <w:r w:rsidRPr="7A86CD58" w:rsidR="7A86CD58">
          <w:rPr>
            <w:color w:val="FF0000"/>
            <w:rPrChange w:author="来宾用户" w:date="2024-11-29T11:36:28.653Z" w:id="1370021554"/>
          </w:rPr>
          <w:t xml:space="preserve">: </w:t>
        </w:r>
        <w:r w:rsidRPr="7A86CD58" w:rsidR="7A86CD58">
          <w:rPr>
            <w:color w:val="FF0000"/>
            <w:rPrChange w:author="来宾用户" w:date="2024-11-29T11:36:28.653Z" w:id="1508950289"/>
          </w:rPr>
          <w:t>no</w:t>
        </w:r>
        <w:r w:rsidRPr="7A86CD58" w:rsidR="7A86CD58">
          <w:rPr>
            <w:color w:val="FF0000"/>
            <w:rPrChange w:author="来宾用户" w:date="2024-11-29T11:36:28.653Z" w:id="1171002759"/>
          </w:rPr>
          <w:t xml:space="preserve"> </w:t>
        </w:r>
        <w:r w:rsidRPr="7A86CD58" w:rsidR="7A86CD58">
          <w:rPr>
            <w:color w:val="FF0000"/>
            <w:rPrChange w:author="来宾用户" w:date="2024-11-29T11:36:28.653Z" w:id="607662387"/>
          </w:rPr>
          <w:t>connection</w:t>
        </w:r>
        <w:r w:rsidRPr="7A86CD58" w:rsidR="7A86CD58">
          <w:rPr>
            <w:color w:val="FF0000"/>
            <w:rPrChange w:author="来宾用户" w:date="2024-11-29T11:36:28.653Z" w:id="1792233646"/>
          </w:rPr>
          <w:t xml:space="preserve"> </w:t>
        </w:r>
        <w:r w:rsidRPr="7A86CD58" w:rsidR="7A86CD58">
          <w:rPr>
            <w:color w:val="FF0000"/>
            <w:rPrChange w:author="来宾用户" w:date="2024-11-29T11:36:28.653Z" w:id="745147584"/>
          </w:rPr>
          <w:t>establishment</w:t>
        </w:r>
        <w:r w:rsidRPr="7A86CD58" w:rsidR="7A86CD58">
          <w:rPr>
            <w:color w:val="FF0000"/>
            <w:rPrChange w:author="来宾用户" w:date="2024-11-29T11:36:28.653Z" w:id="346753939"/>
          </w:rPr>
          <w:t xml:space="preserve"> </w:t>
        </w:r>
        <w:r w:rsidRPr="7A86CD58" w:rsidR="7A86CD58">
          <w:rPr>
            <w:color w:val="FF0000"/>
            <w:rPrChange w:author="来宾用户" w:date="2024-11-29T11:36:28.653Z" w:id="1645050912"/>
          </w:rPr>
          <w:t>is</w:t>
        </w:r>
        <w:r w:rsidRPr="7A86CD58" w:rsidR="7A86CD58">
          <w:rPr>
            <w:color w:val="FF0000"/>
            <w:rPrChange w:author="来宾用户" w:date="2024-11-29T11:36:28.653Z" w:id="783791443"/>
          </w:rPr>
          <w:t xml:space="preserve"> </w:t>
        </w:r>
        <w:r w:rsidRPr="7A86CD58" w:rsidR="7A86CD58">
          <w:rPr>
            <w:color w:val="FF0000"/>
            <w:rPrChange w:author="来宾用户" w:date="2024-11-29T11:36:28.653Z" w:id="1193018825"/>
          </w:rPr>
          <w:t>required</w:t>
        </w:r>
        <w:r w:rsidRPr="7A86CD58" w:rsidR="7A86CD58">
          <w:rPr>
            <w:color w:val="FF0000"/>
            <w:rPrChange w:author="来宾用户" w:date="2024-11-29T11:36:28.653Z" w:id="1551932261"/>
          </w:rPr>
          <w:t xml:space="preserve">, </w:t>
        </w:r>
        <w:r w:rsidRPr="7A86CD58" w:rsidR="7A86CD58">
          <w:rPr>
            <w:color w:val="FF0000"/>
            <w:rPrChange w:author="来宾用户" w:date="2024-11-29T11:36:28.653Z" w:id="1516620695"/>
          </w:rPr>
          <w:t>data</w:t>
        </w:r>
        <w:r w:rsidRPr="7A86CD58" w:rsidR="7A86CD58">
          <w:rPr>
            <w:color w:val="FF0000"/>
            <w:rPrChange w:author="来宾用户" w:date="2024-11-29T11:36:28.653Z" w:id="77917253"/>
          </w:rPr>
          <w:t xml:space="preserve"> </w:t>
        </w:r>
        <w:r w:rsidRPr="7A86CD58" w:rsidR="7A86CD58">
          <w:rPr>
            <w:color w:val="FF0000"/>
            <w:rPrChange w:author="来宾用户" w:date="2024-11-29T11:36:28.653Z" w:id="235416180"/>
          </w:rPr>
          <w:t>is</w:t>
        </w:r>
        <w:r w:rsidRPr="7A86CD58" w:rsidR="7A86CD58">
          <w:rPr>
            <w:color w:val="FF0000"/>
            <w:rPrChange w:author="来宾用户" w:date="2024-11-29T11:36:28.653Z" w:id="398361962"/>
          </w:rPr>
          <w:t xml:space="preserve"> </w:t>
        </w:r>
        <w:r w:rsidRPr="7A86CD58" w:rsidR="7A86CD58">
          <w:rPr>
            <w:color w:val="FF0000"/>
            <w:rPrChange w:author="来宾用户" w:date="2024-11-29T11:36:28.653Z" w:id="461876217"/>
          </w:rPr>
          <w:t>sent</w:t>
        </w:r>
        <w:r w:rsidRPr="7A86CD58" w:rsidR="7A86CD58">
          <w:rPr>
            <w:color w:val="FF0000"/>
            <w:rPrChange w:author="来宾用户" w:date="2024-11-29T11:36:28.653Z" w:id="266209805"/>
          </w:rPr>
          <w:t xml:space="preserve"> </w:t>
        </w:r>
        <w:r w:rsidRPr="7A86CD58" w:rsidR="7A86CD58">
          <w:rPr>
            <w:color w:val="FF0000"/>
            <w:rPrChange w:author="来宾用户" w:date="2024-11-29T11:36:28.653Z" w:id="2007249943"/>
          </w:rPr>
          <w:t>directly</w:t>
        </w:r>
        <w:r w:rsidRPr="7A86CD58" w:rsidR="7A86CD58">
          <w:rPr>
            <w:color w:val="FF0000"/>
            <w:rPrChange w:author="来宾用户" w:date="2024-11-29T11:36:28.653Z" w:id="749116309"/>
          </w:rPr>
          <w:t>.</w:t>
        </w:r>
      </w:ins>
    </w:p>
    <w:p w:rsidR="7A86CD58" w:rsidP="7A86CD58" w:rsidRDefault="7A86CD58" w14:paraId="4A98FF52" w14:textId="6327670C">
      <w:pPr>
        <w:pStyle w:val="a5"/>
        <w:ind w:left="0"/>
        <w:rPr>
          <w:ins w:author="来宾用户" w:date="2024-11-29T11:36:19.725Z" w16du:dateUtc="2024-11-29T11:36:19.725Z" w:id="1857570603"/>
          <w:color w:val="FF0000"/>
          <w:rPrChange w:author="来宾用户" w:date="2024-11-29T11:36:28.654Z" w:id="940015247">
            <w:rPr>
              <w:ins w:author="来宾用户" w:date="2024-11-29T11:36:19.725Z" w16du:dateUtc="2024-11-29T11:36:19.725Z" w:id="513481288"/>
            </w:rPr>
          </w:rPrChange>
        </w:rPr>
        <w:pPrChange w:author="来宾用户" w:date="2024-11-29T11:36:19.728Z">
          <w:pPr/>
        </w:pPrChange>
      </w:pPr>
      <w:ins w:author="来宾用户" w:date="2024-11-29T11:36:19.725Z" w:id="1986727888">
        <w:r w:rsidRPr="7A86CD58" w:rsidR="7A86CD58">
          <w:rPr>
            <w:color w:val="FF0000"/>
            <w:rPrChange w:author="来宾用户" w:date="2024-11-29T11:36:28.654Z" w:id="2009291873"/>
          </w:rPr>
          <w:t>Unreliable</w:t>
        </w:r>
        <w:r w:rsidRPr="7A86CD58" w:rsidR="7A86CD58">
          <w:rPr>
            <w:color w:val="FF0000"/>
            <w:rPrChange w:author="来宾用户" w:date="2024-11-29T11:36:28.654Z" w:id="2090165175"/>
          </w:rPr>
          <w:t xml:space="preserve"> </w:t>
        </w:r>
        <w:r w:rsidRPr="7A86CD58" w:rsidR="7A86CD58">
          <w:rPr>
            <w:color w:val="FF0000"/>
            <w:rPrChange w:author="来宾用户" w:date="2024-11-29T11:36:28.654Z" w:id="5855023"/>
          </w:rPr>
          <w:t>transmission</w:t>
        </w:r>
        <w:r w:rsidRPr="7A86CD58" w:rsidR="7A86CD58">
          <w:rPr>
            <w:color w:val="FF0000"/>
            <w:rPrChange w:author="来宾用户" w:date="2024-11-29T11:36:28.654Z" w:id="2145558983"/>
          </w:rPr>
          <w:t xml:space="preserve">: </w:t>
        </w:r>
        <w:r w:rsidRPr="7A86CD58" w:rsidR="7A86CD58">
          <w:rPr>
            <w:color w:val="FF0000"/>
            <w:rPrChange w:author="来宾用户" w:date="2024-11-29T11:36:28.654Z" w:id="174587394"/>
          </w:rPr>
          <w:t>data</w:t>
        </w:r>
        <w:r w:rsidRPr="7A86CD58" w:rsidR="7A86CD58">
          <w:rPr>
            <w:color w:val="FF0000"/>
            <w:rPrChange w:author="来宾用户" w:date="2024-11-29T11:36:28.654Z" w:id="1571306488"/>
          </w:rPr>
          <w:t xml:space="preserve"> </w:t>
        </w:r>
        <w:r w:rsidRPr="7A86CD58" w:rsidR="7A86CD58">
          <w:rPr>
            <w:color w:val="FF0000"/>
            <w:rPrChange w:author="来宾用户" w:date="2024-11-29T11:36:28.654Z" w:id="1401763217"/>
          </w:rPr>
          <w:t>packets</w:t>
        </w:r>
        <w:r w:rsidRPr="7A86CD58" w:rsidR="7A86CD58">
          <w:rPr>
            <w:color w:val="FF0000"/>
            <w:rPrChange w:author="来宾用户" w:date="2024-11-29T11:36:28.654Z" w:id="1356419297"/>
          </w:rPr>
          <w:t xml:space="preserve"> </w:t>
        </w:r>
        <w:r w:rsidRPr="7A86CD58" w:rsidR="7A86CD58">
          <w:rPr>
            <w:color w:val="FF0000"/>
            <w:rPrChange w:author="来宾用户" w:date="2024-11-29T11:36:28.654Z" w:id="516847012"/>
          </w:rPr>
          <w:t>may</w:t>
        </w:r>
        <w:r w:rsidRPr="7A86CD58" w:rsidR="7A86CD58">
          <w:rPr>
            <w:color w:val="FF0000"/>
            <w:rPrChange w:author="来宾用户" w:date="2024-11-29T11:36:28.654Z" w:id="1789860558"/>
          </w:rPr>
          <w:t xml:space="preserve"> </w:t>
        </w:r>
        <w:r w:rsidRPr="7A86CD58" w:rsidR="7A86CD58">
          <w:rPr>
            <w:color w:val="FF0000"/>
            <w:rPrChange w:author="来宾用户" w:date="2024-11-29T11:36:28.654Z" w:id="30403538"/>
          </w:rPr>
          <w:t>be</w:t>
        </w:r>
        <w:r w:rsidRPr="7A86CD58" w:rsidR="7A86CD58">
          <w:rPr>
            <w:color w:val="FF0000"/>
            <w:rPrChange w:author="来宾用户" w:date="2024-11-29T11:36:28.654Z" w:id="1425213329"/>
          </w:rPr>
          <w:t xml:space="preserve"> </w:t>
        </w:r>
        <w:r w:rsidRPr="7A86CD58" w:rsidR="7A86CD58">
          <w:rPr>
            <w:color w:val="FF0000"/>
            <w:rPrChange w:author="来宾用户" w:date="2024-11-29T11:36:28.654Z" w:id="1621004822"/>
          </w:rPr>
          <w:t>lost</w:t>
        </w:r>
        <w:r w:rsidRPr="7A86CD58" w:rsidR="7A86CD58">
          <w:rPr>
            <w:color w:val="FF0000"/>
            <w:rPrChange w:author="来宾用户" w:date="2024-11-29T11:36:28.654Z" w:id="2082534043"/>
          </w:rPr>
          <w:t xml:space="preserve">, </w:t>
        </w:r>
        <w:r w:rsidRPr="7A86CD58" w:rsidR="7A86CD58">
          <w:rPr>
            <w:color w:val="FF0000"/>
            <w:rPrChange w:author="来宾用户" w:date="2024-11-29T11:36:28.654Z" w:id="808312865"/>
          </w:rPr>
          <w:t>out</w:t>
        </w:r>
        <w:r w:rsidRPr="7A86CD58" w:rsidR="7A86CD58">
          <w:rPr>
            <w:color w:val="FF0000"/>
            <w:rPrChange w:author="来宾用户" w:date="2024-11-29T11:36:28.654Z" w:id="604296565"/>
          </w:rPr>
          <w:t xml:space="preserve"> of </w:t>
        </w:r>
        <w:r w:rsidRPr="7A86CD58" w:rsidR="7A86CD58">
          <w:rPr>
            <w:color w:val="FF0000"/>
            <w:rPrChange w:author="来宾用户" w:date="2024-11-29T11:36:28.654Z" w:id="1732966383"/>
          </w:rPr>
          <w:t>order</w:t>
        </w:r>
        <w:r w:rsidRPr="7A86CD58" w:rsidR="7A86CD58">
          <w:rPr>
            <w:color w:val="FF0000"/>
            <w:rPrChange w:author="来宾用户" w:date="2024-11-29T11:36:28.654Z" w:id="1099746228"/>
          </w:rPr>
          <w:t xml:space="preserve"> </w:t>
        </w:r>
        <w:r w:rsidRPr="7A86CD58" w:rsidR="7A86CD58">
          <w:rPr>
            <w:color w:val="FF0000"/>
            <w:rPrChange w:author="来宾用户" w:date="2024-11-29T11:36:28.654Z" w:id="307129521"/>
          </w:rPr>
          <w:t>or</w:t>
        </w:r>
        <w:r w:rsidRPr="7A86CD58" w:rsidR="7A86CD58">
          <w:rPr>
            <w:color w:val="FF0000"/>
            <w:rPrChange w:author="来宾用户" w:date="2024-11-29T11:36:28.654Z" w:id="138558985"/>
          </w:rPr>
          <w:t xml:space="preserve"> </w:t>
        </w:r>
        <w:r w:rsidRPr="7A86CD58" w:rsidR="7A86CD58">
          <w:rPr>
            <w:color w:val="FF0000"/>
            <w:rPrChange w:author="来宾用户" w:date="2024-11-29T11:36:28.654Z" w:id="99127534"/>
          </w:rPr>
          <w:t>repeated</w:t>
        </w:r>
        <w:r w:rsidRPr="7A86CD58" w:rsidR="7A86CD58">
          <w:rPr>
            <w:color w:val="FF0000"/>
            <w:rPrChange w:author="来宾用户" w:date="2024-11-29T11:36:28.654Z" w:id="253561798"/>
          </w:rPr>
          <w:t xml:space="preserve">, and </w:t>
        </w:r>
        <w:r w:rsidRPr="7A86CD58" w:rsidR="7A86CD58">
          <w:rPr>
            <w:color w:val="FF0000"/>
            <w:rPrChange w:author="来宾用户" w:date="2024-11-29T11:36:28.654Z" w:id="406768119"/>
          </w:rPr>
          <w:t>no</w:t>
        </w:r>
        <w:r w:rsidRPr="7A86CD58" w:rsidR="7A86CD58">
          <w:rPr>
            <w:color w:val="FF0000"/>
            <w:rPrChange w:author="来宾用户" w:date="2024-11-29T11:36:28.654Z" w:id="1351484542"/>
          </w:rPr>
          <w:t xml:space="preserve"> </w:t>
        </w:r>
        <w:r w:rsidRPr="7A86CD58" w:rsidR="7A86CD58">
          <w:rPr>
            <w:color w:val="FF0000"/>
            <w:rPrChange w:author="来宾用户" w:date="2024-11-29T11:36:28.654Z" w:id="1213140065"/>
          </w:rPr>
          <w:t>retransmission</w:t>
        </w:r>
        <w:r w:rsidRPr="7A86CD58" w:rsidR="7A86CD58">
          <w:rPr>
            <w:color w:val="FF0000"/>
            <w:rPrChange w:author="来宾用户" w:date="2024-11-29T11:36:28.654Z" w:id="1054471987"/>
          </w:rPr>
          <w:t xml:space="preserve"> </w:t>
        </w:r>
        <w:r w:rsidRPr="7A86CD58" w:rsidR="7A86CD58">
          <w:rPr>
            <w:color w:val="FF0000"/>
            <w:rPrChange w:author="来宾用户" w:date="2024-11-29T11:36:28.654Z" w:id="969796165"/>
          </w:rPr>
          <w:t>is</w:t>
        </w:r>
        <w:r w:rsidRPr="7A86CD58" w:rsidR="7A86CD58">
          <w:rPr>
            <w:color w:val="FF0000"/>
            <w:rPrChange w:author="来宾用户" w:date="2024-11-29T11:36:28.654Z" w:id="1652858711"/>
          </w:rPr>
          <w:t xml:space="preserve"> </w:t>
        </w:r>
        <w:r w:rsidRPr="7A86CD58" w:rsidR="7A86CD58">
          <w:rPr>
            <w:color w:val="FF0000"/>
            <w:rPrChange w:author="来宾用户" w:date="2024-11-29T11:36:28.654Z" w:id="2144626361"/>
          </w:rPr>
          <w:t>provided</w:t>
        </w:r>
        <w:r w:rsidRPr="7A86CD58" w:rsidR="7A86CD58">
          <w:rPr>
            <w:color w:val="FF0000"/>
            <w:rPrChange w:author="来宾用户" w:date="2024-11-29T11:36:28.654Z" w:id="533875460"/>
          </w:rPr>
          <w:t>.</w:t>
        </w:r>
      </w:ins>
    </w:p>
    <w:p w:rsidR="7A86CD58" w:rsidP="7A86CD58" w:rsidRDefault="7A86CD58" w14:paraId="76A7DE68" w14:textId="149585D6">
      <w:pPr>
        <w:pStyle w:val="a5"/>
        <w:ind w:left="0"/>
        <w:rPr>
          <w:ins w:author="来宾用户" w:date="2024-11-29T11:36:19.725Z" w16du:dateUtc="2024-11-29T11:36:19.725Z" w:id="783643728"/>
          <w:color w:val="FF0000"/>
          <w:rPrChange w:author="来宾用户" w:date="2024-11-29T11:36:28.654Z" w:id="2001095150">
            <w:rPr>
              <w:ins w:author="来宾用户" w:date="2024-11-29T11:36:19.725Z" w16du:dateUtc="2024-11-29T11:36:19.725Z" w:id="439430397"/>
            </w:rPr>
          </w:rPrChange>
        </w:rPr>
        <w:pPrChange w:author="来宾用户" w:date="2024-11-29T11:36:19.728Z">
          <w:pPr/>
        </w:pPrChange>
      </w:pPr>
      <w:ins w:author="来宾用户" w:date="2024-11-29T11:36:19.725Z" w:id="850744508">
        <w:r w:rsidRPr="7A86CD58" w:rsidR="7A86CD58">
          <w:rPr>
            <w:color w:val="FF0000"/>
            <w:rPrChange w:author="来宾用户" w:date="2024-11-29T11:36:28.654Z" w:id="620544026"/>
          </w:rPr>
          <w:t>Fast</w:t>
        </w:r>
        <w:r w:rsidRPr="7A86CD58" w:rsidR="7A86CD58">
          <w:rPr>
            <w:color w:val="FF0000"/>
            <w:rPrChange w:author="来宾用户" w:date="2024-11-29T11:36:28.654Z" w:id="1339202730"/>
          </w:rPr>
          <w:t xml:space="preserve"> and </w:t>
        </w:r>
        <w:r w:rsidRPr="7A86CD58" w:rsidR="7A86CD58">
          <w:rPr>
            <w:color w:val="FF0000"/>
            <w:rPrChange w:author="来宾用户" w:date="2024-11-29T11:36:28.654Z" w:id="902446915"/>
          </w:rPr>
          <w:t>lightweight</w:t>
        </w:r>
        <w:r w:rsidRPr="7A86CD58" w:rsidR="7A86CD58">
          <w:rPr>
            <w:color w:val="FF0000"/>
            <w:rPrChange w:author="来宾用户" w:date="2024-11-29T11:36:28.654Z" w:id="1995248000"/>
          </w:rPr>
          <w:t xml:space="preserve">: </w:t>
        </w:r>
        <w:r w:rsidRPr="7A86CD58" w:rsidR="7A86CD58">
          <w:rPr>
            <w:color w:val="FF0000"/>
            <w:rPrChange w:author="来宾用户" w:date="2024-11-29T11:36:28.654Z" w:id="319468024"/>
          </w:rPr>
          <w:t>suitable</w:t>
        </w:r>
        <w:r w:rsidRPr="7A86CD58" w:rsidR="7A86CD58">
          <w:rPr>
            <w:color w:val="FF0000"/>
            <w:rPrChange w:author="来宾用户" w:date="2024-11-29T11:36:28.654Z" w:id="1820058910"/>
          </w:rPr>
          <w:t xml:space="preserve"> </w:t>
        </w:r>
        <w:r w:rsidRPr="7A86CD58" w:rsidR="7A86CD58">
          <w:rPr>
            <w:color w:val="FF0000"/>
            <w:rPrChange w:author="来宾用户" w:date="2024-11-29T11:36:28.654Z" w:id="542307217"/>
          </w:rPr>
          <w:t>for</w:t>
        </w:r>
        <w:r w:rsidRPr="7A86CD58" w:rsidR="7A86CD58">
          <w:rPr>
            <w:color w:val="FF0000"/>
            <w:rPrChange w:author="来宾用户" w:date="2024-11-29T11:36:28.654Z" w:id="1313919832"/>
          </w:rPr>
          <w:t xml:space="preserve"> </w:t>
        </w:r>
        <w:r w:rsidRPr="7A86CD58" w:rsidR="7A86CD58">
          <w:rPr>
            <w:color w:val="FF0000"/>
            <w:rPrChange w:author="来宾用户" w:date="2024-11-29T11:36:28.654Z" w:id="1199569248"/>
          </w:rPr>
          <w:t>real-time</w:t>
        </w:r>
        <w:r w:rsidRPr="7A86CD58" w:rsidR="7A86CD58">
          <w:rPr>
            <w:color w:val="FF0000"/>
            <w:rPrChange w:author="来宾用户" w:date="2024-11-29T11:36:28.654Z" w:id="1996144298"/>
          </w:rPr>
          <w:t xml:space="preserve"> </w:t>
        </w:r>
        <w:r w:rsidRPr="7A86CD58" w:rsidR="7A86CD58">
          <w:rPr>
            <w:color w:val="FF0000"/>
            <w:rPrChange w:author="来宾用户" w:date="2024-11-29T11:36:28.654Z" w:id="20958127"/>
          </w:rPr>
          <w:t>applications</w:t>
        </w:r>
        <w:r w:rsidRPr="7A86CD58" w:rsidR="7A86CD58">
          <w:rPr>
            <w:color w:val="FF0000"/>
            <w:rPrChange w:author="来宾用户" w:date="2024-11-29T11:36:28.654Z" w:id="356183074"/>
          </w:rPr>
          <w:t xml:space="preserve"> </w:t>
        </w:r>
        <w:r w:rsidRPr="7A86CD58" w:rsidR="7A86CD58">
          <w:rPr>
            <w:color w:val="FF0000"/>
            <w:rPrChange w:author="来宾用户" w:date="2024-11-29T11:36:28.654Z" w:id="1001380188"/>
          </w:rPr>
          <w:t>such</w:t>
        </w:r>
        <w:r w:rsidRPr="7A86CD58" w:rsidR="7A86CD58">
          <w:rPr>
            <w:color w:val="FF0000"/>
            <w:rPrChange w:author="来宾用户" w:date="2024-11-29T11:36:28.654Z" w:id="1435191266"/>
          </w:rPr>
          <w:t xml:space="preserve"> </w:t>
        </w:r>
        <w:r w:rsidRPr="7A86CD58" w:rsidR="7A86CD58">
          <w:rPr>
            <w:color w:val="FF0000"/>
            <w:rPrChange w:author="来宾用户" w:date="2024-11-29T11:36:28.654Z" w:id="1040919009"/>
          </w:rPr>
          <w:t>as</w:t>
        </w:r>
        <w:r w:rsidRPr="7A86CD58" w:rsidR="7A86CD58">
          <w:rPr>
            <w:color w:val="FF0000"/>
            <w:rPrChange w:author="来宾用户" w:date="2024-11-29T11:36:28.654Z" w:id="1889263557"/>
          </w:rPr>
          <w:t xml:space="preserve"> </w:t>
        </w:r>
        <w:r w:rsidRPr="7A86CD58" w:rsidR="7A86CD58">
          <w:rPr>
            <w:color w:val="FF0000"/>
            <w:rPrChange w:author="来宾用户" w:date="2024-11-29T11:36:28.654Z" w:id="402908706"/>
          </w:rPr>
          <w:t>video</w:t>
        </w:r>
        <w:r w:rsidRPr="7A86CD58" w:rsidR="7A86CD58">
          <w:rPr>
            <w:color w:val="FF0000"/>
            <w:rPrChange w:author="来宾用户" w:date="2024-11-29T11:36:28.654Z" w:id="316266551"/>
          </w:rPr>
          <w:t xml:space="preserve"> </w:t>
        </w:r>
        <w:r w:rsidRPr="7A86CD58" w:rsidR="7A86CD58">
          <w:rPr>
            <w:color w:val="FF0000"/>
            <w:rPrChange w:author="来宾用户" w:date="2024-11-29T11:36:28.654Z" w:id="414907911"/>
          </w:rPr>
          <w:t>streaming</w:t>
        </w:r>
        <w:r w:rsidRPr="7A86CD58" w:rsidR="7A86CD58">
          <w:rPr>
            <w:color w:val="FF0000"/>
            <w:rPrChange w:author="来宾用户" w:date="2024-11-29T11:36:28.654Z" w:id="1417918765"/>
          </w:rPr>
          <w:t xml:space="preserve"> and </w:t>
        </w:r>
        <w:r w:rsidRPr="7A86CD58" w:rsidR="7A86CD58">
          <w:rPr>
            <w:color w:val="FF0000"/>
            <w:rPrChange w:author="来宾用户" w:date="2024-11-29T11:36:28.654Z" w:id="50497956"/>
          </w:rPr>
          <w:t>online</w:t>
        </w:r>
        <w:r w:rsidRPr="7A86CD58" w:rsidR="7A86CD58">
          <w:rPr>
            <w:color w:val="FF0000"/>
            <w:rPrChange w:author="来宾用户" w:date="2024-11-29T11:36:28.654Z" w:id="59341877"/>
          </w:rPr>
          <w:t xml:space="preserve"> </w:t>
        </w:r>
        <w:r w:rsidRPr="7A86CD58" w:rsidR="7A86CD58">
          <w:rPr>
            <w:color w:val="FF0000"/>
            <w:rPrChange w:author="来宾用户" w:date="2024-11-29T11:36:28.654Z" w:id="1945734342"/>
          </w:rPr>
          <w:t>games</w:t>
        </w:r>
        <w:r w:rsidRPr="7A86CD58" w:rsidR="7A86CD58">
          <w:rPr>
            <w:color w:val="FF0000"/>
            <w:rPrChange w:author="来宾用户" w:date="2024-11-29T11:36:28.654Z" w:id="600296649"/>
          </w:rPr>
          <w:t>.</w:t>
        </w:r>
      </w:ins>
    </w:p>
    <w:p w:rsidR="7A86CD58" w:rsidP="7A86CD58" w:rsidRDefault="7A86CD58" w14:paraId="20F5EAC0" w14:textId="7D689090">
      <w:pPr>
        <w:pStyle w:val="a5"/>
        <w:ind w:left="0"/>
        <w:rPr>
          <w:color w:val="FF0000"/>
        </w:rPr>
        <w:pPrChange w:author="来宾用户" w:date="2024-11-29T11:36:19.728Z">
          <w:pPr/>
        </w:pPrChange>
      </w:pPr>
      <w:ins w:author="来宾用户" w:date="2024-11-29T11:36:19.725Z" w:id="856231272">
        <w:r w:rsidRPr="7A86CD58" w:rsidR="7A86CD58">
          <w:rPr>
            <w:color w:val="FF0000"/>
            <w:rPrChange w:author="来宾用户" w:date="2024-11-29T11:36:28.655Z" w:id="1279508697"/>
          </w:rPr>
          <w:t>In Wireshark analysis: there are no handshake and disconnection messages, and data is sent directly.</w:t>
        </w:r>
      </w:ins>
    </w:p>
    <w:p xmlns:wp14="http://schemas.microsoft.com/office/word/2010/wordml" w:rsidRPr="00E73771" w:rsidR="00DB1B1C" w:rsidP="00E73771" w:rsidRDefault="00E73771" w14:paraId="399FB545" wp14:textId="77777777" wp14:noSpellErr="1">
      <w:pPr>
        <w:pStyle w:val="a5"/>
        <w:numPr>
          <w:ilvl w:val="0"/>
          <w:numId w:val="18"/>
        </w:numPr>
        <w:rPr>
          <w:ins w:author="来宾用户" w:date="2024-11-29T11:36:55.505Z" w16du:dateUtc="2024-11-29T11:36:55.505Z" w:id="1021099247"/>
        </w:rPr>
      </w:pPr>
      <w:r w:rsidR="7A86CD58">
        <w:rPr/>
        <w:t>What is Different with QUIC? And UDP Web Server &amp; UDP Web Client?</w:t>
      </w:r>
    </w:p>
    <w:p w:rsidR="7A86CD58" w:rsidP="7A86CD58" w:rsidRDefault="7A86CD58" w14:paraId="5D5AB4FE" w14:textId="7BBDF8BD">
      <w:pPr>
        <w:pStyle w:val="a5"/>
        <w:ind w:left="720"/>
        <w:rPr>
          <w:ins w:author="来宾用户" w:date="2024-11-29T11:36:56.59Z" w16du:dateUtc="2024-11-29T11:36:56.59Z" w:id="1185725236"/>
          <w:color w:val="FF0000"/>
          <w:rPrChange w:author="来宾用户" w:date="2024-11-29T11:37:00.262Z" w:id="1965165233">
            <w:rPr>
              <w:ins w:author="来宾用户" w:date="2024-11-29T11:36:56.59Z" w16du:dateUtc="2024-11-29T11:36:56.59Z" w:id="63163382"/>
            </w:rPr>
          </w:rPrChange>
        </w:rPr>
        <w:pPrChange w:author="来宾用户" w:date="2024-11-29T11:36:56.145Z">
          <w:pPr>
            <w:pStyle w:val="a5"/>
            <w:numPr>
              <w:ilvl w:val="0"/>
              <w:numId w:val="18"/>
            </w:numPr>
          </w:pPr>
        </w:pPrChange>
      </w:pPr>
      <w:ins w:author="来宾用户" w:date="2024-11-29T11:36:56.59Z" w:id="2088240254">
        <w:r w:rsidRPr="7A86CD58" w:rsidR="7A86CD58">
          <w:rPr>
            <w:color w:val="FF0000"/>
            <w:rPrChange w:author="来宾用户" w:date="2024-11-29T11:37:00.262Z" w:id="1625889294"/>
          </w:rPr>
          <w:t>Features of QUIC:</w:t>
        </w:r>
      </w:ins>
    </w:p>
    <w:p w:rsidR="7A86CD58" w:rsidP="7A86CD58" w:rsidRDefault="7A86CD58" w14:paraId="3F27C664" w14:textId="3668C69B">
      <w:pPr>
        <w:pStyle w:val="a5"/>
        <w:ind w:left="720"/>
        <w:rPr>
          <w:ins w:author="来宾用户" w:date="2024-11-29T11:36:56.59Z" w16du:dateUtc="2024-11-29T11:36:56.59Z" w:id="623081070"/>
          <w:color w:val="FF0000"/>
          <w:rPrChange w:author="来宾用户" w:date="2024-11-29T11:37:00.263Z" w:id="319894633">
            <w:rPr>
              <w:ins w:author="来宾用户" w:date="2024-11-29T11:36:56.59Z" w16du:dateUtc="2024-11-29T11:36:56.59Z" w:id="807900834"/>
            </w:rPr>
          </w:rPrChange>
        </w:rPr>
        <w:pPrChange w:author="来宾用户" w:date="2024-11-29T11:36:56.591Z">
          <w:pPr/>
        </w:pPrChange>
      </w:pPr>
      <w:ins w:author="来宾用户" w:date="2024-11-29T11:36:56.59Z" w:id="1206020853">
        <w:r w:rsidRPr="7A86CD58" w:rsidR="7A86CD58">
          <w:rPr>
            <w:color w:val="FF0000"/>
            <w:rPrChange w:author="来宾用户" w:date="2024-11-29T11:37:00.262Z" w:id="1049440267"/>
          </w:rPr>
          <w:t xml:space="preserve">Based on </w:t>
        </w:r>
        <w:r w:rsidRPr="7A86CD58" w:rsidR="7A86CD58">
          <w:rPr>
            <w:color w:val="FF0000"/>
            <w:rPrChange w:author="来宾用户" w:date="2024-11-29T11:37:00.262Z" w:id="454049941"/>
          </w:rPr>
          <w:t>UDP, but</w:t>
        </w:r>
        <w:r w:rsidRPr="7A86CD58" w:rsidR="7A86CD58">
          <w:rPr>
            <w:color w:val="FF0000"/>
            <w:rPrChange w:author="来宾用户" w:date="2024-11-29T11:37:00.262Z" w:id="1805955650"/>
          </w:rPr>
          <w:t xml:space="preserve"> implements TCP reliability mechanisms (such as sequential transmission and retransmission).</w:t>
        </w:r>
      </w:ins>
    </w:p>
    <w:p w:rsidR="7A86CD58" w:rsidP="7A86CD58" w:rsidRDefault="7A86CD58" w14:paraId="2F708BB4" w14:textId="2B3E47EB">
      <w:pPr>
        <w:pStyle w:val="a5"/>
        <w:ind w:left="720"/>
        <w:rPr>
          <w:ins w:author="来宾用户" w:date="2024-11-29T11:36:56.59Z" w16du:dateUtc="2024-11-29T11:36:56.59Z" w:id="1733889267"/>
          <w:color w:val="FF0000"/>
          <w:rPrChange w:author="来宾用户" w:date="2024-11-29T11:37:00.263Z" w:id="1424957133">
            <w:rPr>
              <w:ins w:author="来宾用户" w:date="2024-11-29T11:36:56.59Z" w16du:dateUtc="2024-11-29T11:36:56.59Z" w:id="857883797"/>
            </w:rPr>
          </w:rPrChange>
        </w:rPr>
        <w:pPrChange w:author="来宾用户" w:date="2024-11-29T11:36:56.592Z">
          <w:pPr/>
        </w:pPrChange>
      </w:pPr>
      <w:ins w:author="来宾用户" w:date="2024-11-29T11:36:56.59Z" w:id="429644943">
        <w:r w:rsidRPr="7A86CD58" w:rsidR="7A86CD58">
          <w:rPr>
            <w:color w:val="FF0000"/>
            <w:rPrChange w:author="来宾用户" w:date="2024-11-29T11:37:00.263Z" w:id="333501575"/>
          </w:rPr>
          <w:t>Built-in TLS supports end-to-end encryption and improves security.</w:t>
        </w:r>
      </w:ins>
    </w:p>
    <w:p w:rsidR="7A86CD58" w:rsidP="7A86CD58" w:rsidRDefault="7A86CD58" w14:paraId="10787CB0" w14:textId="4D2DA4CB">
      <w:pPr>
        <w:pStyle w:val="a5"/>
        <w:ind w:left="720"/>
        <w:rPr>
          <w:ins w:author="来宾用户" w:date="2024-11-29T11:36:56.59Z" w16du:dateUtc="2024-11-29T11:36:56.59Z" w:id="1707111454"/>
          <w:color w:val="FF0000"/>
          <w:rPrChange w:author="来宾用户" w:date="2024-11-29T11:37:00.263Z" w:id="1064198111">
            <w:rPr>
              <w:ins w:author="来宾用户" w:date="2024-11-29T11:36:56.59Z" w16du:dateUtc="2024-11-29T11:36:56.59Z" w:id="24301276"/>
            </w:rPr>
          </w:rPrChange>
        </w:rPr>
        <w:pPrChange w:author="来宾用户" w:date="2024-11-29T11:36:56.592Z">
          <w:pPr/>
        </w:pPrChange>
      </w:pPr>
      <w:ins w:author="来宾用户" w:date="2024-11-29T11:36:56.59Z" w:id="744099802">
        <w:r w:rsidRPr="7A86CD58" w:rsidR="7A86CD58">
          <w:rPr>
            <w:color w:val="FF0000"/>
            <w:rPrChange w:author="来宾用户" w:date="2024-11-29T11:37:00.263Z" w:id="309301450"/>
          </w:rPr>
          <w:t xml:space="preserve">Connection migration: QUIC can </w:t>
        </w:r>
        <w:r w:rsidRPr="7A86CD58" w:rsidR="7A86CD58">
          <w:rPr>
            <w:color w:val="FF0000"/>
            <w:rPrChange w:author="来宾用户" w:date="2024-11-29T11:37:00.263Z" w:id="51044527"/>
          </w:rPr>
          <w:t>maintain</w:t>
        </w:r>
        <w:r w:rsidRPr="7A86CD58" w:rsidR="7A86CD58">
          <w:rPr>
            <w:color w:val="FF0000"/>
            <w:rPrChange w:author="来宾用户" w:date="2024-11-29T11:37:00.263Z" w:id="180949136"/>
          </w:rPr>
          <w:t xml:space="preserve"> the connection when switching networks (such as from Wi-Fi to cellular networks).</w:t>
        </w:r>
      </w:ins>
    </w:p>
    <w:p w:rsidR="7A86CD58" w:rsidP="7A86CD58" w:rsidRDefault="7A86CD58" w14:paraId="0CD6BF5B" w14:textId="696C0901">
      <w:pPr>
        <w:pStyle w:val="a5"/>
        <w:ind w:left="720"/>
        <w:rPr>
          <w:ins w:author="来宾用户" w:date="2024-11-29T11:36:56.59Z" w16du:dateUtc="2024-11-29T11:36:56.59Z" w:id="1996342338"/>
          <w:color w:val="FF0000"/>
          <w:rPrChange w:author="来宾用户" w:date="2024-11-29T11:37:00.263Z" w:id="915661219">
            <w:rPr>
              <w:ins w:author="来宾用户" w:date="2024-11-29T11:36:56.59Z" w16du:dateUtc="2024-11-29T11:36:56.59Z" w:id="510113133"/>
            </w:rPr>
          </w:rPrChange>
        </w:rPr>
        <w:pPrChange w:author="来宾用户" w:date="2024-11-29T11:36:56.592Z">
          <w:pPr/>
        </w:pPrChange>
      </w:pPr>
      <w:ins w:author="来宾用户" w:date="2024-11-29T11:36:56.59Z" w:id="2003058357">
        <w:r w:rsidRPr="7A86CD58" w:rsidR="7A86CD58">
          <w:rPr>
            <w:color w:val="FF0000"/>
            <w:rPrChange w:author="来宾用户" w:date="2024-11-29T11:37:00.263Z" w:id="963877495"/>
          </w:rPr>
          <w:t>Reduced handshake latency: The first connection requires only one round trip (1-RTT).</w:t>
        </w:r>
      </w:ins>
    </w:p>
    <w:p w:rsidR="7A86CD58" w:rsidP="7A86CD58" w:rsidRDefault="7A86CD58" w14:paraId="079A06F4" w14:textId="2232BF2D">
      <w:pPr>
        <w:pStyle w:val="a5"/>
        <w:ind w:left="720"/>
        <w:rPr>
          <w:ins w:author="来宾用户" w:date="2024-11-29T11:36:56.59Z" w16du:dateUtc="2024-11-29T11:36:56.59Z" w:id="1855174768"/>
          <w:color w:val="FF0000"/>
          <w:rPrChange w:author="来宾用户" w:date="2024-11-29T11:37:00.264Z" w:id="638457706">
            <w:rPr>
              <w:ins w:author="来宾用户" w:date="2024-11-29T11:36:56.59Z" w16du:dateUtc="2024-11-29T11:36:56.59Z" w:id="909787742"/>
            </w:rPr>
          </w:rPrChange>
        </w:rPr>
        <w:pPrChange w:author="来宾用户" w:date="2024-11-29T11:36:56.592Z">
          <w:pPr/>
        </w:pPrChange>
      </w:pPr>
      <w:ins w:author="来宾用户" w:date="2024-11-29T11:36:56.59Z" w:id="392727693">
        <w:r w:rsidRPr="7A86CD58" w:rsidR="7A86CD58">
          <w:rPr>
            <w:color w:val="FF0000"/>
            <w:rPrChange w:author="来宾用户" w:date="2024-11-29T11:37:00.264Z" w:id="1369076642"/>
          </w:rPr>
          <w:t>Comparison with UDP:</w:t>
        </w:r>
      </w:ins>
    </w:p>
    <w:p w:rsidR="7A86CD58" w:rsidP="7A86CD58" w:rsidRDefault="7A86CD58" w14:paraId="2237A2B5" w14:textId="52B1FDA9">
      <w:pPr>
        <w:pStyle w:val="a5"/>
        <w:ind w:left="720"/>
        <w:rPr>
          <w:ins w:author="来宾用户" w:date="2024-11-29T11:36:56.59Z" w16du:dateUtc="2024-11-29T11:36:56.59Z" w:id="1878243796"/>
          <w:color w:val="FF0000"/>
          <w:rPrChange w:author="来宾用户" w:date="2024-11-29T11:37:00.264Z" w:id="300458126">
            <w:rPr>
              <w:ins w:author="来宾用户" w:date="2024-11-29T11:36:56.59Z" w16du:dateUtc="2024-11-29T11:36:56.59Z" w:id="968767945"/>
            </w:rPr>
          </w:rPrChange>
        </w:rPr>
        <w:pPrChange w:author="来宾用户" w:date="2024-11-29T11:36:56.592Z">
          <w:pPr/>
        </w:pPrChange>
      </w:pPr>
      <w:ins w:author="来宾用户" w:date="2024-11-29T11:36:56.59Z" w:id="145403374">
        <w:r w:rsidRPr="7A86CD58" w:rsidR="7A86CD58">
          <w:rPr>
            <w:color w:val="FF0000"/>
            <w:rPrChange w:author="来宾用户" w:date="2024-11-29T11:37:00.264Z" w:id="115304650"/>
          </w:rPr>
          <w:t>QUIC provides reliability and security, while traditional UDP does not have these features.</w:t>
        </w:r>
      </w:ins>
    </w:p>
    <w:p w:rsidR="7A86CD58" w:rsidP="7A86CD58" w:rsidRDefault="7A86CD58" w14:paraId="3DD5F302" w14:textId="465D9BB9">
      <w:pPr>
        <w:pStyle w:val="a5"/>
        <w:ind w:left="720"/>
        <w:rPr>
          <w:color w:val="FF0000"/>
        </w:rPr>
        <w:pPrChange w:author="来宾用户" w:date="2024-11-29T11:36:56.593Z">
          <w:pPr/>
        </w:pPrChange>
      </w:pPr>
      <w:ins w:author="来宾用户" w:date="2024-11-29T11:36:56.59Z" w:id="768274301">
        <w:r w:rsidRPr="7A86CD58" w:rsidR="7A86CD58">
          <w:rPr>
            <w:color w:val="FF0000"/>
            <w:rPrChange w:author="来宾用户" w:date="2024-11-29T11:37:00.264Z" w:id="1743504994"/>
          </w:rPr>
          <w:t>UDP is simpler and more suitable for lightweight tasks or custom reliability.</w:t>
        </w:r>
      </w:ins>
    </w:p>
    <w:p xmlns:wp14="http://schemas.microsoft.com/office/word/2010/wordml" w:rsidRPr="00E73771" w:rsidR="00DB1B1C" w:rsidP="00E73771" w:rsidRDefault="00E73771" w14:paraId="16D0FFF2" wp14:textId="77777777" wp14:noSpellErr="1">
      <w:pPr>
        <w:pStyle w:val="a5"/>
        <w:numPr>
          <w:ilvl w:val="1"/>
          <w:numId w:val="18"/>
        </w:numPr>
        <w:rPr>
          <w:ins w:author="来宾用户" w:date="2024-11-29T11:37:17.486Z" w16du:dateUtc="2024-11-29T11:37:17.486Z" w:id="307699319"/>
        </w:rPr>
      </w:pPr>
      <w:r w:rsidR="7A86CD58">
        <w:rPr/>
        <w:t>What is achieved?</w:t>
      </w:r>
    </w:p>
    <w:p w:rsidR="7A86CD58" w:rsidP="7A86CD58" w:rsidRDefault="7A86CD58" w14:paraId="7DDB5D2E" w14:textId="28E6EB27">
      <w:pPr>
        <w:pStyle w:val="a5"/>
        <w:ind w:left="1440"/>
        <w:rPr>
          <w:ins w:author="来宾用户" w:date="2024-11-29T11:37:18.11Z" w16du:dateUtc="2024-11-29T11:37:18.11Z" w:id="1565038605"/>
          <w:color w:val="FF0000"/>
          <w:rPrChange w:author="来宾用户" w:date="2024-11-29T11:37:21.566Z" w:id="647726443">
            <w:rPr>
              <w:ins w:author="来宾用户" w:date="2024-11-29T11:37:18.11Z" w16du:dateUtc="2024-11-29T11:37:18.11Z" w:id="1389717519"/>
            </w:rPr>
          </w:rPrChange>
        </w:rPr>
        <w:pPrChange w:author="来宾用户" w:date="2024-11-29T11:37:17.785Z">
          <w:pPr>
            <w:pStyle w:val="a5"/>
            <w:numPr>
              <w:ilvl w:val="1"/>
              <w:numId w:val="18"/>
            </w:numPr>
          </w:pPr>
        </w:pPrChange>
      </w:pPr>
      <w:ins w:author="来宾用户" w:date="2024-11-29T11:37:18.11Z" w:id="365333497">
        <w:r w:rsidRPr="7A86CD58" w:rsidR="7A86CD58">
          <w:rPr>
            <w:color w:val="FF0000"/>
            <w:rPrChange w:author="来宾用户" w:date="2024-11-29T11:37:21.565Z" w:id="747351487"/>
          </w:rPr>
          <w:t>UDP Web Server and Client:</w:t>
        </w:r>
      </w:ins>
    </w:p>
    <w:p w:rsidR="7A86CD58" w:rsidP="7A86CD58" w:rsidRDefault="7A86CD58" w14:paraId="271C4AFB" w14:textId="40715943">
      <w:pPr>
        <w:pStyle w:val="a5"/>
        <w:ind w:left="1440"/>
        <w:rPr>
          <w:ins w:author="来宾用户" w:date="2024-11-29T11:37:18.11Z" w16du:dateUtc="2024-11-29T11:37:18.11Z" w:id="1855904585"/>
          <w:color w:val="FF0000"/>
          <w:rPrChange w:author="来宾用户" w:date="2024-11-29T11:37:21.566Z" w:id="442228808">
            <w:rPr>
              <w:ins w:author="来宾用户" w:date="2024-11-29T11:37:18.11Z" w16du:dateUtc="2024-11-29T11:37:18.11Z" w:id="610235643"/>
            </w:rPr>
          </w:rPrChange>
        </w:rPr>
        <w:pPrChange w:author="来宾用户" w:date="2024-11-29T11:37:18.112Z">
          <w:pPr/>
        </w:pPrChange>
      </w:pPr>
      <w:ins w:author="来宾用户" w:date="2024-11-29T11:37:18.11Z" w:id="2029999040">
        <w:r w:rsidRPr="7A86CD58" w:rsidR="7A86CD58">
          <w:rPr>
            <w:color w:val="FF0000"/>
            <w:rPrChange w:author="来宾用户" w:date="2024-11-29T11:37:21.566Z" w:id="444836195"/>
          </w:rPr>
          <w:t>Able to receive and respond to HTTP requests using the UDP protocol.</w:t>
        </w:r>
      </w:ins>
    </w:p>
    <w:p w:rsidR="7A86CD58" w:rsidP="7A86CD58" w:rsidRDefault="7A86CD58" w14:paraId="25485CEC" w14:textId="11E01217">
      <w:pPr>
        <w:pStyle w:val="a5"/>
        <w:ind w:left="1440"/>
        <w:rPr>
          <w:ins w:author="来宾用户" w:date="2024-11-29T11:37:18.11Z" w16du:dateUtc="2024-11-29T11:37:18.11Z" w:id="2015399623"/>
          <w:color w:val="FF0000"/>
          <w:rPrChange w:author="来宾用户" w:date="2024-11-29T11:37:21.566Z" w:id="1194014905">
            <w:rPr>
              <w:ins w:author="来宾用户" w:date="2024-11-29T11:37:18.11Z" w16du:dateUtc="2024-11-29T11:37:18.11Z" w:id="1831060107"/>
            </w:rPr>
          </w:rPrChange>
        </w:rPr>
        <w:pPrChange w:author="来宾用户" w:date="2024-11-29T11:37:18.112Z">
          <w:pPr/>
        </w:pPrChange>
      </w:pPr>
      <w:ins w:author="来宾用户" w:date="2024-11-29T11:37:18.11Z" w:id="1196688557">
        <w:r w:rsidRPr="7A86CD58" w:rsidR="7A86CD58">
          <w:rPr>
            <w:color w:val="FF0000"/>
            <w:rPrChange w:author="来宾用户" w:date="2024-11-29T11:37:21.566Z" w:id="1717834183"/>
          </w:rPr>
          <w:t>Supports basic HTTP GET methods, returning file contents or error messages (such as 404 Not Found).</w:t>
        </w:r>
      </w:ins>
    </w:p>
    <w:p w:rsidR="7A86CD58" w:rsidP="7A86CD58" w:rsidRDefault="7A86CD58" w14:paraId="2D9202AE" w14:textId="22277C12">
      <w:pPr>
        <w:pStyle w:val="a5"/>
        <w:ind w:left="1440"/>
        <w:rPr>
          <w:ins w:author="来宾用户" w:date="2024-11-29T11:37:18.11Z" w16du:dateUtc="2024-11-29T11:37:18.11Z" w:id="1196524056"/>
          <w:color w:val="FF0000"/>
          <w:rPrChange w:author="来宾用户" w:date="2024-11-29T11:37:21.566Z" w:id="62878070">
            <w:rPr>
              <w:ins w:author="来宾用户" w:date="2024-11-29T11:37:18.11Z" w16du:dateUtc="2024-11-29T11:37:18.11Z" w:id="1487978034"/>
            </w:rPr>
          </w:rPrChange>
        </w:rPr>
        <w:pPrChange w:author="来宾用户" w:date="2024-11-29T11:37:18.112Z">
          <w:pPr/>
        </w:pPrChange>
      </w:pPr>
      <w:ins w:author="来宾用户" w:date="2024-11-29T11:37:18.11Z" w:id="207562424">
        <w:r w:rsidRPr="7A86CD58" w:rsidR="7A86CD58">
          <w:rPr>
            <w:color w:val="FF0000"/>
            <w:rPrChange w:author="来宾用户" w:date="2024-11-29T11:37:21.566Z" w:id="1357194045"/>
          </w:rPr>
          <w:t>Reliability Enhancement (optional):</w:t>
        </w:r>
      </w:ins>
    </w:p>
    <w:p w:rsidR="7A86CD58" w:rsidP="7A86CD58" w:rsidRDefault="7A86CD58" w14:paraId="67245543" w14:textId="713A58BA">
      <w:pPr>
        <w:pStyle w:val="a5"/>
        <w:ind w:left="1440"/>
        <w:rPr>
          <w:ins w:author="来宾用户" w:date="2024-11-29T11:37:18.111Z" w16du:dateUtc="2024-11-29T11:37:18.111Z" w:id="1234426007"/>
          <w:color w:val="FF0000"/>
          <w:rPrChange w:author="来宾用户" w:date="2024-11-29T11:37:21.567Z" w:id="1145423788">
            <w:rPr>
              <w:ins w:author="来宾用户" w:date="2024-11-29T11:37:18.111Z" w16du:dateUtc="2024-11-29T11:37:18.111Z" w:id="1190228183"/>
            </w:rPr>
          </w:rPrChange>
        </w:rPr>
        <w:pPrChange w:author="来宾用户" w:date="2024-11-29T11:37:18.112Z">
          <w:pPr/>
        </w:pPrChange>
      </w:pPr>
      <w:ins w:author="来宾用户" w:date="2024-11-29T11:37:18.11Z" w:id="1942851761">
        <w:r w:rsidRPr="7A86CD58" w:rsidR="7A86CD58">
          <w:rPr>
            <w:color w:val="FF0000"/>
            <w:rPrChange w:author="来宾用户" w:date="2024-11-29T11:37:21.567Z" w:id="415513237"/>
          </w:rPr>
          <w:t>Data reliability can be ensured by implementing the Stop-and-Wait Protocol.</w:t>
        </w:r>
      </w:ins>
    </w:p>
    <w:p w:rsidR="7A86CD58" w:rsidP="7A86CD58" w:rsidRDefault="7A86CD58" w14:paraId="4A3B83A4" w14:textId="6884168D">
      <w:pPr>
        <w:pStyle w:val="a5"/>
        <w:ind w:left="1440"/>
        <w:rPr>
          <w:color w:val="FF0000"/>
        </w:rPr>
        <w:pPrChange w:author="来宾用户" w:date="2024-11-29T11:37:18.113Z">
          <w:pPr/>
        </w:pPrChange>
      </w:pPr>
      <w:ins w:author="来宾用户" w:date="2024-11-29T11:37:18.111Z" w:id="122792725">
        <w:r w:rsidRPr="7A86CD58" w:rsidR="7A86CD58">
          <w:rPr>
            <w:color w:val="FF0000"/>
            <w:rPrChange w:author="来宾用户" w:date="2024-11-29T11:37:21.567Z" w:id="1051205985"/>
          </w:rPr>
          <w:t>Mechanisms such as sequence numbers, acknowledgment messages (ACK), and checksums can be used to detect and correct data loss.</w:t>
        </w:r>
      </w:ins>
    </w:p>
    <w:p xmlns:wp14="http://schemas.microsoft.com/office/word/2010/wordml" w:rsidRPr="00E73771" w:rsidR="00DB1B1C" w:rsidP="00E73771" w:rsidRDefault="00E73771" w14:paraId="772B42EE" wp14:textId="77777777" wp14:noSpellErr="1">
      <w:pPr>
        <w:pStyle w:val="a5"/>
        <w:numPr>
          <w:ilvl w:val="1"/>
          <w:numId w:val="18"/>
        </w:numPr>
        <w:rPr>
          <w:ins w:author="来宾用户" w:date="2024-11-29T11:37:37.364Z" w16du:dateUtc="2024-11-29T11:37:37.364Z" w:id="1637312869"/>
        </w:rPr>
      </w:pPr>
      <w:r w:rsidR="7A86CD58">
        <w:rPr/>
        <w:t>And What is not achieved?</w:t>
      </w:r>
    </w:p>
    <w:p w:rsidR="7A86CD58" w:rsidP="7A86CD58" w:rsidRDefault="7A86CD58" w14:paraId="004F37CE" w14:textId="56E65C57">
      <w:pPr>
        <w:pStyle w:val="a5"/>
        <w:ind w:left="1440"/>
        <w:rPr>
          <w:ins w:author="来宾用户" w:date="2024-11-29T11:37:44.837Z" w16du:dateUtc="2024-11-29T11:37:44.837Z" w:id="187621751"/>
          <w:color w:val="FF0000"/>
          <w:rPrChange w:author="来宾用户" w:date="2024-11-29T11:37:47.542Z" w:id="1097065460">
            <w:rPr>
              <w:ins w:author="来宾用户" w:date="2024-11-29T11:37:44.837Z" w16du:dateUtc="2024-11-29T11:37:44.837Z" w:id="1806977564"/>
            </w:rPr>
          </w:rPrChange>
        </w:rPr>
        <w:pPrChange w:author="来宾用户" w:date="2024-11-29T11:37:37.642Z">
          <w:pPr>
            <w:pStyle w:val="a5"/>
            <w:numPr>
              <w:ilvl w:val="1"/>
              <w:numId w:val="18"/>
            </w:numPr>
          </w:pPr>
        </w:pPrChange>
      </w:pPr>
      <w:ins w:author="来宾用户" w:date="2024-11-29T11:37:44.837Z" w:id="644771515">
        <w:r w:rsidRPr="7A86CD58" w:rsidR="7A86CD58">
          <w:rPr>
            <w:color w:val="FF0000"/>
            <w:rPrChange w:author="来宾用户" w:date="2024-11-29T11:37:47.542Z" w:id="589635381"/>
          </w:rPr>
          <w:t>Security:</w:t>
        </w:r>
      </w:ins>
    </w:p>
    <w:p w:rsidR="7A86CD58" w:rsidP="7A86CD58" w:rsidRDefault="7A86CD58" w14:paraId="4DDA359D" w14:textId="3335D6D0">
      <w:pPr>
        <w:pStyle w:val="a5"/>
        <w:ind w:left="1440"/>
        <w:rPr>
          <w:ins w:author="来宾用户" w:date="2024-11-29T11:37:44.837Z" w16du:dateUtc="2024-11-29T11:37:44.837Z" w:id="584544133"/>
          <w:color w:val="FF0000"/>
          <w:rPrChange w:author="来宾用户" w:date="2024-11-29T11:37:47.542Z" w:id="1309923198">
            <w:rPr>
              <w:ins w:author="来宾用户" w:date="2024-11-29T11:37:44.837Z" w16du:dateUtc="2024-11-29T11:37:44.837Z" w:id="92757514"/>
            </w:rPr>
          </w:rPrChange>
        </w:rPr>
        <w:pPrChange w:author="来宾用户" w:date="2024-11-29T11:37:44.839Z">
          <w:pPr/>
        </w:pPrChange>
      </w:pPr>
      <w:ins w:author="来宾用户" w:date="2024-11-29T11:37:44.837Z" w:id="592605748">
        <w:r w:rsidRPr="7A86CD58" w:rsidR="7A86CD58">
          <w:rPr>
            <w:color w:val="FF0000"/>
            <w:rPrChange w:author="来宾用户" w:date="2024-11-29T11:37:47.542Z" w:id="1386854133"/>
          </w:rPr>
          <w:t>UDP itself does not provide encryption, and the transmitted data is easy to be eavesdropped or tampered with.</w:t>
        </w:r>
      </w:ins>
    </w:p>
    <w:p w:rsidR="7A86CD58" w:rsidP="7A86CD58" w:rsidRDefault="7A86CD58" w14:paraId="19D2C34A" w14:textId="6EDF9332">
      <w:pPr>
        <w:pStyle w:val="a5"/>
        <w:ind w:left="1440"/>
        <w:rPr>
          <w:ins w:author="来宾用户" w:date="2024-11-29T11:37:44.837Z" w16du:dateUtc="2024-11-29T11:37:44.837Z" w:id="1421754246"/>
          <w:color w:val="FF0000"/>
          <w:rPrChange w:author="来宾用户" w:date="2024-11-29T11:37:47.543Z" w:id="1071544945">
            <w:rPr>
              <w:ins w:author="来宾用户" w:date="2024-11-29T11:37:44.837Z" w16du:dateUtc="2024-11-29T11:37:44.837Z" w:id="2120592462"/>
            </w:rPr>
          </w:rPrChange>
        </w:rPr>
        <w:pPrChange w:author="来宾用户" w:date="2024-11-29T11:37:44.839Z">
          <w:pPr/>
        </w:pPrChange>
      </w:pPr>
      <w:ins w:author="来宾用户" w:date="2024-11-29T11:37:44.837Z" w:id="146673601">
        <w:r w:rsidRPr="7A86CD58" w:rsidR="7A86CD58">
          <w:rPr>
            <w:color w:val="FF0000"/>
            <w:rPrChange w:author="来宾用户" w:date="2024-11-29T11:37:47.543Z" w:id="1811376870"/>
          </w:rPr>
          <w:t>No encryption mechanisms such as TLS (Transport Layer Security) are implemented.</w:t>
        </w:r>
      </w:ins>
    </w:p>
    <w:p w:rsidR="7A86CD58" w:rsidP="7A86CD58" w:rsidRDefault="7A86CD58" w14:paraId="6A04588D" w14:textId="2955850C">
      <w:pPr>
        <w:pStyle w:val="a5"/>
        <w:ind w:left="1440"/>
        <w:rPr>
          <w:ins w:author="来宾用户" w:date="2024-11-29T11:37:44.837Z" w16du:dateUtc="2024-11-29T11:37:44.837Z" w:id="2028379742"/>
          <w:color w:val="FF0000"/>
          <w:rPrChange w:author="来宾用户" w:date="2024-11-29T11:37:47.543Z" w:id="1260292570">
            <w:rPr>
              <w:ins w:author="来宾用户" w:date="2024-11-29T11:37:44.837Z" w16du:dateUtc="2024-11-29T11:37:44.837Z" w:id="843867901"/>
            </w:rPr>
          </w:rPrChange>
        </w:rPr>
        <w:pPrChange w:author="来宾用户" w:date="2024-11-29T11:37:44.839Z">
          <w:pPr/>
        </w:pPrChange>
      </w:pPr>
      <w:ins w:author="来宾用户" w:date="2024-11-29T11:37:44.837Z" w:id="1163117181">
        <w:r w:rsidRPr="7A86CD58" w:rsidR="7A86CD58">
          <w:rPr>
            <w:color w:val="FF0000"/>
            <w:rPrChange w:author="来宾用户" w:date="2024-11-29T11:37:47.543Z" w:id="827166028"/>
          </w:rPr>
          <w:t>Advanced HTTP features:</w:t>
        </w:r>
      </w:ins>
    </w:p>
    <w:p w:rsidR="7A86CD58" w:rsidP="7A86CD58" w:rsidRDefault="7A86CD58" w14:paraId="015165D6" w14:textId="1DEF1F59">
      <w:pPr>
        <w:pStyle w:val="a5"/>
        <w:ind w:left="1440"/>
        <w:rPr>
          <w:ins w:author="来宾用户" w:date="2024-11-29T11:37:44.837Z" w16du:dateUtc="2024-11-29T11:37:44.837Z" w:id="1463631192"/>
          <w:color w:val="FF0000"/>
          <w:rPrChange w:author="来宾用户" w:date="2024-11-29T11:37:47.543Z" w:id="661197250">
            <w:rPr>
              <w:ins w:author="来宾用户" w:date="2024-11-29T11:37:44.837Z" w16du:dateUtc="2024-11-29T11:37:44.837Z" w:id="498842323"/>
            </w:rPr>
          </w:rPrChange>
        </w:rPr>
        <w:pPrChange w:author="来宾用户" w:date="2024-11-29T11:37:44.839Z">
          <w:pPr/>
        </w:pPrChange>
      </w:pPr>
      <w:ins w:author="来宾用户" w:date="2024-11-29T11:37:44.837Z" w:id="1747382269">
        <w:r w:rsidRPr="7A86CD58" w:rsidR="7A86CD58">
          <w:rPr>
            <w:color w:val="FF0000"/>
            <w:rPrChange w:author="来宾用户" w:date="2024-11-29T11:37:47.543Z" w:id="1065981568"/>
          </w:rPr>
          <w:t>Only the HTTP/1.0 GET method is supported, and other methods (such as POST, DELETE) are not implemented.</w:t>
        </w:r>
      </w:ins>
    </w:p>
    <w:p w:rsidR="7A86CD58" w:rsidP="7A86CD58" w:rsidRDefault="7A86CD58" w14:paraId="3804B18D" w14:textId="17C49C91">
      <w:pPr>
        <w:pStyle w:val="a5"/>
        <w:ind w:left="1440"/>
        <w:rPr>
          <w:ins w:author="来宾用户" w:date="2024-11-29T11:37:44.837Z" w16du:dateUtc="2024-11-29T11:37:44.837Z" w:id="2076549351"/>
          <w:color w:val="FF0000"/>
          <w:rPrChange w:author="来宾用户" w:date="2024-11-29T11:37:47.543Z" w:id="346771699">
            <w:rPr>
              <w:ins w:author="来宾用户" w:date="2024-11-29T11:37:44.837Z" w16du:dateUtc="2024-11-29T11:37:44.837Z" w:id="861009134"/>
            </w:rPr>
          </w:rPrChange>
        </w:rPr>
        <w:pPrChange w:author="来宾用户" w:date="2024-11-29T11:37:44.84Z">
          <w:pPr/>
        </w:pPrChange>
      </w:pPr>
      <w:ins w:author="来宾用户" w:date="2024-11-29T11:37:44.837Z" w:id="1824224411">
        <w:r w:rsidRPr="7A86CD58" w:rsidR="7A86CD58">
          <w:rPr>
            <w:color w:val="FF0000"/>
            <w:rPrChange w:author="来宾用户" w:date="2024-11-29T11:37:47.543Z" w:id="267254430"/>
          </w:rPr>
          <w:t>Does not support complex HTTP/2 or HTTP/3 features such as multiplexing and header compression.</w:t>
        </w:r>
      </w:ins>
    </w:p>
    <w:p w:rsidR="7A86CD58" w:rsidP="7A86CD58" w:rsidRDefault="7A86CD58" w14:paraId="1BD19F97" w14:textId="504DACEF">
      <w:pPr>
        <w:pStyle w:val="a5"/>
        <w:ind w:left="1440"/>
        <w:rPr>
          <w:ins w:author="来宾用户" w:date="2024-11-29T11:37:44.837Z" w16du:dateUtc="2024-11-29T11:37:44.837Z" w:id="1596806074"/>
          <w:color w:val="FF0000"/>
          <w:rPrChange w:author="来宾用户" w:date="2024-11-29T11:37:47.543Z" w:id="1189734220">
            <w:rPr>
              <w:ins w:author="来宾用户" w:date="2024-11-29T11:37:44.837Z" w16du:dateUtc="2024-11-29T11:37:44.837Z" w:id="1479282750"/>
            </w:rPr>
          </w:rPrChange>
        </w:rPr>
        <w:pPrChange w:author="来宾用户" w:date="2024-11-29T11:37:44.84Z">
          <w:pPr/>
        </w:pPrChange>
      </w:pPr>
      <w:ins w:author="来宾用户" w:date="2024-11-29T11:37:44.837Z" w:id="645988915">
        <w:r w:rsidRPr="7A86CD58" w:rsidR="7A86CD58">
          <w:rPr>
            <w:color w:val="FF0000"/>
            <w:rPrChange w:author="来宾用户" w:date="2024-11-29T11:37:47.543Z" w:id="172002552"/>
          </w:rPr>
          <w:t>Advanced reliability:</w:t>
        </w:r>
      </w:ins>
    </w:p>
    <w:p w:rsidR="7A86CD58" w:rsidP="7A86CD58" w:rsidRDefault="7A86CD58" w14:paraId="5DA3799D" w14:textId="27F20423">
      <w:pPr>
        <w:pStyle w:val="a5"/>
        <w:ind w:left="1440"/>
        <w:rPr>
          <w:color w:val="FF0000"/>
        </w:rPr>
        <w:pPrChange w:author="来宾用户" w:date="2024-11-29T11:37:44.84Z">
          <w:pPr/>
        </w:pPrChange>
      </w:pPr>
      <w:ins w:author="来宾用户" w:date="2024-11-29T11:37:44.837Z" w:id="2035781935">
        <w:r w:rsidRPr="7A86CD58" w:rsidR="7A86CD58">
          <w:rPr>
            <w:color w:val="FF0000"/>
            <w:rPrChange w:author="来宾用户" w:date="2024-11-29T11:37:47.543Z" w:id="149329451"/>
          </w:rPr>
          <w:t>More complex reliable transmission protocols (such as Go-Back-N or Selective Repeat) are not implemented.</w:t>
        </w:r>
      </w:ins>
    </w:p>
    <w:p xmlns:wp14="http://schemas.microsoft.com/office/word/2010/wordml" w:rsidRPr="00E73771" w:rsidR="00DB1B1C" w:rsidP="00E73771" w:rsidRDefault="00E73771" w14:paraId="5A1F5A3A" wp14:textId="77777777">
      <w:pPr>
        <w:pStyle w:val="a5"/>
        <w:numPr>
          <w:ilvl w:val="2"/>
          <w:numId w:val="18"/>
        </w:numPr>
      </w:pPr>
      <w:r w:rsidRPr="00E73771">
        <w:t>Reliability(</w:t>
      </w:r>
      <w:proofErr w:type="spellStart"/>
      <w:r w:rsidRPr="00E73771">
        <w:t>rdt</w:t>
      </w:r>
      <w:proofErr w:type="spellEnd"/>
      <w:r w:rsidRPr="00E73771">
        <w:t xml:space="preserve"> 3.0), Security(</w:t>
      </w:r>
      <w:proofErr w:type="spellStart"/>
      <w:r w:rsidRPr="00E73771">
        <w:t>tls</w:t>
      </w:r>
      <w:proofErr w:type="spellEnd"/>
      <w:r w:rsidRPr="00E73771">
        <w:t>?), … and what?</w:t>
      </w:r>
      <w:r w:rsidRPr="00E73771">
        <w:br/>
      </w:r>
      <w:r w:rsidRPr="00E73771">
        <w:t xml:space="preserve"> </w:t>
      </w:r>
      <w:r w:rsidRPr="00E73771" w:rsidR="00DB1B1C">
        <w:rPr>
          <w:rFonts w:ascii="Wingdings" w:hAnsi="Wingdings" w:eastAsia="Wingdings" w:cs="Wingdings"/>
        </w:rPr>
        <w:t>à</w:t>
      </w:r>
      <w:r w:rsidRPr="00E73771">
        <w:t xml:space="preserve"> Following Exercise? Assignment? Honor Project Proposal?</w:t>
      </w:r>
    </w:p>
    <w:p xmlns:wp14="http://schemas.microsoft.com/office/word/2010/wordml" w:rsidRPr="007B515F" w:rsidR="00E73771" w:rsidP="007B515F" w:rsidRDefault="00E73771" w14:paraId="5997CC1D" wp14:textId="77777777">
      <w:pPr>
        <w:pStyle w:val="a5"/>
      </w:pPr>
    </w:p>
    <w:p xmlns:wp14="http://schemas.microsoft.com/office/word/2010/wordml" w:rsidRPr="007B515F" w:rsidR="003158C4" w:rsidP="007B515F" w:rsidRDefault="003158C4" w14:paraId="543CFE01" wp14:textId="77777777">
      <w:pPr>
        <w:spacing w:line="362" w:lineRule="exact"/>
        <w:rPr>
          <w:rFonts w:ascii="Cambria" w:hAnsi="Cambria" w:eastAsia="Cambria" w:cs="Arial"/>
          <w:b/>
          <w:color w:val="365F91"/>
          <w:sz w:val="28"/>
          <w:szCs w:val="20"/>
        </w:rPr>
      </w:pPr>
      <w:r w:rsidRPr="007B515F">
        <w:rPr>
          <w:rFonts w:ascii="Cambria" w:hAnsi="Cambria" w:eastAsia="Cambria" w:cs="Arial"/>
          <w:b/>
          <w:color w:val="365F91"/>
          <w:sz w:val="28"/>
          <w:szCs w:val="20"/>
        </w:rPr>
        <w:t>Meaning:</w:t>
      </w:r>
    </w:p>
    <w:p xmlns:wp14="http://schemas.microsoft.com/office/word/2010/wordml" w:rsidR="003158C4" w:rsidP="003158C4" w:rsidRDefault="003158C4" w14:paraId="21CB916E" wp14:textId="77777777">
      <w:pPr>
        <w:pStyle w:val="a5"/>
        <w:numPr>
          <w:ilvl w:val="0"/>
          <w:numId w:val="14"/>
        </w:numPr>
      </w:pPr>
      <w:r>
        <w:rPr>
          <w:rStyle w:val="aa"/>
        </w:rPr>
        <w:t>Understanding UDP vs. TCP</w:t>
      </w:r>
      <w:r>
        <w:t>:</w:t>
      </w:r>
    </w:p>
    <w:p xmlns:wp14="http://schemas.microsoft.com/office/word/2010/wordml" w:rsidR="003158C4" w:rsidP="003158C4" w:rsidRDefault="003158C4" w14:paraId="19FCBE32" wp14:textId="77777777">
      <w:pPr>
        <w:numPr>
          <w:ilvl w:val="1"/>
          <w:numId w:val="14"/>
        </w:numPr>
        <w:spacing w:before="100" w:beforeAutospacing="1" w:after="100" w:afterAutospacing="1"/>
      </w:pPr>
      <w:r>
        <w:t>Unlike TCP, UDP does not guarantee message delivery, order, or error-checking.</w:t>
      </w:r>
    </w:p>
    <w:p xmlns:wp14="http://schemas.microsoft.com/office/word/2010/wordml" w:rsidR="003158C4" w:rsidP="003158C4" w:rsidRDefault="003158C4" w14:paraId="35CBD6A2" wp14:textId="77777777">
      <w:pPr>
        <w:numPr>
          <w:ilvl w:val="1"/>
          <w:numId w:val="14"/>
        </w:numPr>
        <w:spacing w:before="100" w:beforeAutospacing="1" w:after="100" w:afterAutospacing="1"/>
      </w:pPr>
      <w:r>
        <w:t>Implementing reliability mechanisms manually provides deep insights into how TCP achieves reliable communication.</w:t>
      </w:r>
    </w:p>
    <w:p xmlns:wp14="http://schemas.microsoft.com/office/word/2010/wordml" w:rsidR="003158C4" w:rsidP="003158C4" w:rsidRDefault="003158C4" w14:paraId="314B17BA" wp14:textId="77777777">
      <w:pPr>
        <w:pStyle w:val="a5"/>
        <w:numPr>
          <w:ilvl w:val="0"/>
          <w:numId w:val="14"/>
        </w:numPr>
      </w:pPr>
      <w:r>
        <w:rPr>
          <w:rStyle w:val="aa"/>
        </w:rPr>
        <w:t>Practical Socket Programming</w:t>
      </w:r>
      <w:r>
        <w:t>:</w:t>
      </w:r>
    </w:p>
    <w:p xmlns:wp14="http://schemas.microsoft.com/office/word/2010/wordml" w:rsidR="003158C4" w:rsidP="003158C4" w:rsidRDefault="003158C4" w14:paraId="342644C6" wp14:textId="77777777">
      <w:pPr>
        <w:numPr>
          <w:ilvl w:val="1"/>
          <w:numId w:val="14"/>
        </w:numPr>
        <w:spacing w:before="100" w:beforeAutospacing="1" w:after="100" w:afterAutospacing="1"/>
      </w:pPr>
      <w:r>
        <w:t>Working with sockets and network programming principles.</w:t>
      </w:r>
    </w:p>
    <w:p xmlns:wp14="http://schemas.microsoft.com/office/word/2010/wordml" w:rsidR="003158C4" w:rsidP="003158C4" w:rsidRDefault="003158C4" w14:paraId="5AB1CD10" wp14:textId="77777777">
      <w:pPr>
        <w:numPr>
          <w:ilvl w:val="1"/>
          <w:numId w:val="14"/>
        </w:numPr>
        <w:spacing w:before="100" w:beforeAutospacing="1" w:after="100" w:afterAutospacing="1"/>
      </w:pPr>
      <w:r>
        <w:t>Learning to handle low-level network operations and data transmission.</w:t>
      </w:r>
    </w:p>
    <w:p xmlns:wp14="http://schemas.microsoft.com/office/word/2010/wordml" w:rsidR="003158C4" w:rsidP="003158C4" w:rsidRDefault="003158C4" w14:paraId="6A965A81" wp14:textId="77777777">
      <w:pPr>
        <w:pStyle w:val="a5"/>
        <w:numPr>
          <w:ilvl w:val="0"/>
          <w:numId w:val="14"/>
        </w:numPr>
      </w:pPr>
      <w:r>
        <w:rPr>
          <w:rStyle w:val="aa"/>
        </w:rPr>
        <w:t>Protocol Design and Implementation</w:t>
      </w:r>
      <w:r>
        <w:t>:</w:t>
      </w:r>
    </w:p>
    <w:p xmlns:wp14="http://schemas.microsoft.com/office/word/2010/wordml" w:rsidR="003158C4" w:rsidP="003158C4" w:rsidRDefault="003158C4" w14:paraId="248866FB" wp14:textId="77777777">
      <w:pPr>
        <w:numPr>
          <w:ilvl w:val="1"/>
          <w:numId w:val="14"/>
        </w:numPr>
        <w:spacing w:before="100" w:beforeAutospacing="1" w:after="100" w:afterAutospacing="1"/>
      </w:pPr>
      <w:r>
        <w:t>Designing and implementing a reliable data transfer protocol over UDP.</w:t>
      </w:r>
    </w:p>
    <w:p xmlns:wp14="http://schemas.microsoft.com/office/word/2010/wordml" w:rsidR="003158C4" w:rsidP="003158C4" w:rsidRDefault="003158C4" w14:paraId="65B8FD05" wp14:textId="77777777">
      <w:pPr>
        <w:numPr>
          <w:ilvl w:val="1"/>
          <w:numId w:val="14"/>
        </w:numPr>
        <w:spacing w:before="100" w:beforeAutospacing="1" w:after="100" w:afterAutospacing="1"/>
      </w:pPr>
      <w:r>
        <w:t>Learning the challenges and solutions involved in creating robust network protocols.</w:t>
      </w:r>
    </w:p>
    <w:p xmlns:wp14="http://schemas.microsoft.com/office/word/2010/wordml" w:rsidR="003158C4" w:rsidP="003158C4" w:rsidRDefault="003158C4" w14:paraId="43E2219C" wp14:textId="77777777">
      <w:pPr>
        <w:pStyle w:val="a5"/>
        <w:numPr>
          <w:ilvl w:val="0"/>
          <w:numId w:val="14"/>
        </w:numPr>
      </w:pPr>
      <w:r>
        <w:rPr>
          <w:rStyle w:val="aa"/>
        </w:rPr>
        <w:t>HTTP Protocol Familiarity</w:t>
      </w:r>
      <w:r>
        <w:t>:</w:t>
      </w:r>
    </w:p>
    <w:p xmlns:wp14="http://schemas.microsoft.com/office/word/2010/wordml" w:rsidR="003158C4" w:rsidP="003158C4" w:rsidRDefault="003158C4" w14:paraId="3EAB04A1" wp14:textId="77777777">
      <w:pPr>
        <w:numPr>
          <w:ilvl w:val="1"/>
          <w:numId w:val="14"/>
        </w:numPr>
        <w:spacing w:before="100" w:beforeAutospacing="1" w:after="100" w:afterAutospacing="1"/>
      </w:pPr>
      <w:r>
        <w:t>Understanding HTTP/1.0 protocol basics, including request and response formats.</w:t>
      </w:r>
    </w:p>
    <w:p xmlns:wp14="http://schemas.microsoft.com/office/word/2010/wordml" w:rsidR="003158C4" w:rsidP="003158C4" w:rsidRDefault="003158C4" w14:paraId="7A26D2F0" wp14:textId="77777777">
      <w:pPr>
        <w:numPr>
          <w:ilvl w:val="1"/>
          <w:numId w:val="14"/>
        </w:numPr>
        <w:spacing w:before="100" w:beforeAutospacing="1" w:after="100" w:afterAutospacing="1"/>
      </w:pPr>
      <w:r>
        <w:t>Implementing and testing HTTP communication over UDP.</w:t>
      </w:r>
    </w:p>
    <w:p xmlns:wp14="http://schemas.microsoft.com/office/word/2010/wordml" w:rsidR="003158C4" w:rsidP="003158C4" w:rsidRDefault="003158C4" w14:paraId="5F9413C4" wp14:textId="77777777">
      <w:pPr>
        <w:pStyle w:val="a5"/>
        <w:numPr>
          <w:ilvl w:val="0"/>
          <w:numId w:val="14"/>
        </w:numPr>
      </w:pPr>
      <w:r>
        <w:rPr>
          <w:rStyle w:val="aa"/>
        </w:rPr>
        <w:t>Problem-Solving and Debugging</w:t>
      </w:r>
      <w:r>
        <w:t>:</w:t>
      </w:r>
    </w:p>
    <w:p xmlns:wp14="http://schemas.microsoft.com/office/word/2010/wordml" w:rsidR="003158C4" w:rsidP="003158C4" w:rsidRDefault="003158C4" w14:paraId="6359E454" wp14:textId="77777777">
      <w:pPr>
        <w:numPr>
          <w:ilvl w:val="1"/>
          <w:numId w:val="14"/>
        </w:numPr>
        <w:spacing w:before="100" w:beforeAutospacing="1" w:after="100" w:afterAutospacing="1"/>
      </w:pPr>
      <w:r>
        <w:t>Handling real-world issues like packet loss, corruption, and timeouts.</w:t>
      </w:r>
    </w:p>
    <w:p xmlns:wp14="http://schemas.microsoft.com/office/word/2010/wordml" w:rsidR="003158C4" w:rsidP="003158C4" w:rsidRDefault="003158C4" w14:paraId="43A7E282" wp14:textId="77777777">
      <w:pPr>
        <w:numPr>
          <w:ilvl w:val="1"/>
          <w:numId w:val="14"/>
        </w:numPr>
        <w:spacing w:before="100" w:beforeAutospacing="1" w:after="100" w:afterAutospacing="1"/>
      </w:pPr>
      <w:r>
        <w:t>Developing debugging skills and using diagnostic tools to ensure correct functionality.</w:t>
      </w:r>
    </w:p>
    <w:p xmlns:wp14="http://schemas.microsoft.com/office/word/2010/wordml" w:rsidR="003158C4" w:rsidP="003158C4" w:rsidRDefault="003158C4" w14:paraId="22EBCE8A" wp14:textId="77777777">
      <w:pPr>
        <w:pStyle w:val="a5"/>
      </w:pPr>
      <w:r>
        <w:t>This assignment will provide hands-on experience in network programming, protocol design, and the practical challenges of ensuring reliable communication over an unreliable protocol like UDP.</w:t>
      </w:r>
    </w:p>
    <w:p xmlns:wp14="http://schemas.microsoft.com/office/word/2010/wordml" w:rsidR="001C1A15" w:rsidP="001C1A15" w:rsidRDefault="001C1A15" w14:paraId="6B6F463D" wp14:textId="77777777">
      <w:pPr>
        <w:pStyle w:val="a5"/>
      </w:pPr>
      <w:r>
        <w:t>By completing this assignment, you will gain practical experience in network programming, understanding and implementing reliability mechanisms over UDP, and working with HTTP protocols. This project simulates real-world scenarios and challenges you to design and implement robust network applications.</w:t>
      </w:r>
    </w:p>
    <w:p xmlns:wp14="http://schemas.microsoft.com/office/word/2010/wordml" w:rsidR="0044232A" w:rsidP="001C1A15" w:rsidRDefault="0044232A" w14:paraId="110FFD37" wp14:textId="77777777">
      <w:pPr>
        <w:pStyle w:val="a5"/>
      </w:pPr>
    </w:p>
    <w:p xmlns:wp14="http://schemas.microsoft.com/office/word/2010/wordml" w:rsidRPr="00627613" w:rsidR="00D456EB" w:rsidP="00D456EB" w:rsidRDefault="0044232A" w14:paraId="5827420B" wp14:textId="77777777">
      <w:pPr>
        <w:spacing w:line="0" w:lineRule="atLeast"/>
        <w:rPr>
          <w:rFonts w:hint="eastAsia" w:ascii="Cambria" w:hAnsi="Cambria" w:eastAsia="Cambria"/>
          <w:b/>
          <w:color w:val="4F81BD"/>
          <w:sz w:val="26"/>
        </w:rPr>
      </w:pPr>
      <w:r>
        <w:rPr>
          <w:rFonts w:ascii="Cambria" w:hAnsi="Cambria" w:eastAsia="Cambria"/>
          <w:b/>
          <w:color w:val="4F81BD"/>
          <w:sz w:val="26"/>
        </w:rPr>
        <w:t>Optional</w:t>
      </w:r>
      <w:r w:rsidR="00D456EB">
        <w:rPr>
          <w:rFonts w:ascii="Cambria" w:hAnsi="Cambria" w:eastAsia="Cambria"/>
          <w:b/>
          <w:color w:val="4F81BD"/>
          <w:sz w:val="26"/>
        </w:rPr>
        <w:t xml:space="preserve"> Exercises</w:t>
      </w:r>
    </w:p>
    <w:p xmlns:wp14="http://schemas.microsoft.com/office/word/2010/wordml" w:rsidRPr="007B515F" w:rsidR="00E84F28" w:rsidP="00E84F28" w:rsidRDefault="00E84F28" w14:paraId="047EA07A" wp14:textId="77777777">
      <w:pPr>
        <w:numPr>
          <w:ilvl w:val="0"/>
          <w:numId w:val="13"/>
        </w:numPr>
        <w:spacing w:before="100" w:beforeAutospacing="1" w:after="100" w:afterAutospacing="1"/>
        <w:rPr>
          <w:rStyle w:val="aa"/>
          <w:b w:val="0"/>
          <w:bCs w:val="0"/>
        </w:rPr>
      </w:pPr>
      <w:r>
        <w:rPr>
          <w:rStyle w:val="aa"/>
        </w:rPr>
        <w:t>Ensure secure data transfer</w:t>
      </w:r>
      <w:r>
        <w:t xml:space="preserve">: </w:t>
      </w:r>
      <w:r w:rsidRPr="0056719E">
        <w:rPr>
          <w:rFonts w:eastAsia="Times New Roman"/>
        </w:rPr>
        <w:t>Typically implemented with HTTPS, inherently supporting encrypted connections via SSL/TLS, enhancing security</w:t>
      </w:r>
    </w:p>
    <w:p xmlns:wp14="http://schemas.microsoft.com/office/word/2010/wordml" w:rsidR="001C1A15" w:rsidP="001C1A15" w:rsidRDefault="00D456EB" w14:paraId="749F7930" wp14:textId="77777777">
      <w:pPr>
        <w:numPr>
          <w:ilvl w:val="0"/>
          <w:numId w:val="13"/>
        </w:numPr>
        <w:spacing w:before="100" w:beforeAutospacing="1" w:after="100" w:afterAutospacing="1"/>
      </w:pPr>
      <w:r>
        <w:rPr>
          <w:rStyle w:val="aa"/>
        </w:rPr>
        <w:t>Ensure reliable data transfer</w:t>
      </w:r>
      <w:r>
        <w:t xml:space="preserve">: </w:t>
      </w:r>
      <w:r w:rsidRPr="001C1A15" w:rsidR="001C1A15">
        <w:t>Build Reliability on Your UDP Web Server &amp; Client</w:t>
      </w:r>
    </w:p>
    <w:p xmlns:wp14="http://schemas.microsoft.com/office/word/2010/wordml" w:rsidR="001C1A15" w:rsidP="001C1A15" w:rsidRDefault="00D456EB" w14:paraId="5A88CE52" wp14:textId="77777777">
      <w:pPr>
        <w:numPr>
          <w:ilvl w:val="1"/>
          <w:numId w:val="13"/>
        </w:numPr>
        <w:spacing w:before="100" w:beforeAutospacing="1" w:after="100" w:afterAutospacing="1"/>
      </w:pPr>
      <w:r>
        <w:t>Implement a reliable data transfer protocol on top of UDP to handle packet loss, errors, and ensure data integrity.</w:t>
      </w:r>
    </w:p>
    <w:p xmlns:wp14="http://schemas.microsoft.com/office/word/2010/wordml" w:rsidR="001C1A15" w:rsidP="001C1A15" w:rsidRDefault="001C1A15" w14:paraId="394261E2" wp14:textId="77777777">
      <w:pPr>
        <w:numPr>
          <w:ilvl w:val="1"/>
          <w:numId w:val="13"/>
        </w:numPr>
        <w:spacing w:before="100" w:beforeAutospacing="1" w:after="100" w:afterAutospacing="1"/>
      </w:pPr>
      <w:r>
        <w:t>Implement additional protocol processing to ensure reliability using the stop-and-wait protocol (RDT 3.0)</w:t>
      </w:r>
      <w:r w:rsidRPr="003158C4">
        <w:t xml:space="preserve"> </w:t>
      </w:r>
      <w:r>
        <w:t xml:space="preserve">and </w:t>
      </w:r>
      <w:r w:rsidRPr="003158C4">
        <w:t>Go-Back-N Version</w:t>
      </w:r>
      <w:r>
        <w:t xml:space="preserve"> over UDP.</w:t>
      </w:r>
    </w:p>
    <w:p xmlns:wp14="http://schemas.microsoft.com/office/word/2010/wordml" w:rsidR="0044232A" w:rsidP="001C1A15" w:rsidRDefault="001C1A15" w14:paraId="6870EBF9" wp14:textId="77777777">
      <w:pPr>
        <w:numPr>
          <w:ilvl w:val="1"/>
          <w:numId w:val="13"/>
        </w:numPr>
        <w:spacing w:before="100" w:beforeAutospacing="1" w:after="100" w:afterAutospacing="1"/>
        <w:rPr>
          <w:rFonts w:hint="eastAsia"/>
        </w:rPr>
      </w:pPr>
      <w:r>
        <w:t>Use sequence numbers, acknowledgments, checksums (for error detection), and timeout (for retransmissions).</w:t>
      </w:r>
    </w:p>
    <w:p xmlns:wp14="http://schemas.microsoft.com/office/word/2010/wordml" w:rsidR="0044232A" w:rsidP="007B515F" w:rsidRDefault="0044232A" w14:paraId="6B699379" wp14:textId="77777777">
      <w:pPr>
        <w:spacing w:before="100" w:beforeAutospacing="1" w:after="100" w:afterAutospacing="1"/>
      </w:pPr>
    </w:p>
    <w:p xmlns:wp14="http://schemas.microsoft.com/office/word/2010/wordml" w:rsidR="0044232A" w:rsidP="007B515F" w:rsidRDefault="0044232A" w14:paraId="3FE9F23F" wp14:textId="77777777">
      <w:pPr>
        <w:spacing w:before="100" w:beforeAutospacing="1" w:after="100" w:afterAutospacing="1"/>
      </w:pPr>
    </w:p>
    <w:p xmlns:wp14="http://schemas.microsoft.com/office/word/2010/wordml" w:rsidRPr="007B515F" w:rsidR="0044232A" w:rsidP="0044232A" w:rsidRDefault="0044232A" w14:paraId="12094740" wp14:textId="77777777">
      <w:pPr>
        <w:spacing w:line="0" w:lineRule="atLeast"/>
        <w:rPr>
          <w:rFonts w:hint="eastAsia" w:ascii="Cambria" w:hAnsi="Cambria" w:eastAsia="Cambria"/>
          <w:b/>
          <w:color w:val="4F81BD"/>
          <w:sz w:val="26"/>
        </w:rPr>
      </w:pPr>
      <w:r>
        <w:br w:type="page"/>
      </w:r>
      <w:r>
        <w:rPr>
          <w:rFonts w:ascii="Cambria" w:hAnsi="Cambria" w:eastAsia="Cambria"/>
          <w:b/>
          <w:color w:val="4F81BD"/>
          <w:sz w:val="26"/>
        </w:rPr>
        <w:t xml:space="preserve">Assignment: </w:t>
      </w:r>
      <w:r w:rsidRPr="0044232A">
        <w:rPr>
          <w:rFonts w:ascii="Cambria" w:hAnsi="Cambria" w:eastAsia="Cambria"/>
          <w:b/>
          <w:color w:val="4F81BD"/>
          <w:sz w:val="26"/>
        </w:rPr>
        <w:t>After the upon missions:</w:t>
      </w:r>
    </w:p>
    <w:p xmlns:wp14="http://schemas.microsoft.com/office/word/2010/wordml" w:rsidR="0044232A" w:rsidP="0044232A" w:rsidRDefault="0044232A" w14:paraId="74658BF5" wp14:textId="5AEEB278">
      <w:r w:rsidR="7A86CD58">
        <w:rPr/>
        <w:t xml:space="preserve">Project Example #2: Name: </w:t>
      </w:r>
      <w:ins w:author="来宾用户" w:date="2024-11-29T10:50:08.59Z" w:id="197834229">
        <w:r w:rsidR="7A86CD58">
          <w:t>Wang Yuexiao</w:t>
        </w:r>
      </w:ins>
    </w:p>
    <w:p xmlns:wp14="http://schemas.microsoft.com/office/word/2010/wordml" w:rsidR="0044232A" w:rsidP="0044232A" w:rsidRDefault="0044232A" w14:paraId="19E6BE64" wp14:textId="48ECE75B">
      <w:r w:rsidR="7A86CD58">
        <w:rPr/>
        <w:t xml:space="preserve">Student ID: </w:t>
      </w:r>
      <w:ins w:author="来宾用户" w:date="2024-11-29T10:50:11.507Z" w:id="1112962101">
        <w:r w:rsidR="7A86CD58">
          <w:t>2019048240</w:t>
        </w:r>
      </w:ins>
    </w:p>
    <w:p xmlns:wp14="http://schemas.microsoft.com/office/word/2010/wordml" w:rsidR="0044232A" w:rsidP="0044232A" w:rsidRDefault="0044232A" w14:paraId="65837DBE" wp14:textId="77777777">
      <w:r>
        <w:t>Organization: Department of computer science and engineering, Hanyang Univ. (Seoul, Republic of Korea)</w:t>
      </w:r>
    </w:p>
    <w:p xmlns:wp14="http://schemas.microsoft.com/office/word/2010/wordml" w:rsidR="0044232A" w:rsidP="0044232A" w:rsidRDefault="0044232A" w14:paraId="1F72F646" wp14:textId="77777777"/>
    <w:p xmlns:wp14="http://schemas.microsoft.com/office/word/2010/wordml" w:rsidR="0044232A" w:rsidP="0044232A" w:rsidRDefault="0044232A" w14:paraId="3E7A9F1C" wp14:textId="6A819A52">
      <w:r w:rsidR="7A86CD58">
        <w:rPr/>
        <w:t>Introduction</w:t>
      </w:r>
      <w:ins w:author="来宾用户" w:date="2024-11-29T11:44:50.789Z" w:id="1344803551">
        <w:r w:rsidR="7A86CD58">
          <w:t xml:space="preserve">： </w:t>
        </w:r>
        <w:r w:rsidRPr="7A86CD58" w:rsidR="7A86CD58">
          <w:rPr>
            <w:color w:val="FF0000"/>
            <w:rPrChange w:author="来宾用户" w:date="2024-11-29T11:44:55.291Z" w:id="349665405"/>
          </w:rPr>
          <w:t>This project implements a UDP-based web server and client that can process HTTP requests and return corresponding responses. Unlike TCP, UDP is a connectionless, unreliable transport protocol, so reliability mechanisms (such as timeouts and retransmissions) need to be manually implemented.</w:t>
        </w:r>
      </w:ins>
    </w:p>
    <w:p xmlns:wp14="http://schemas.microsoft.com/office/word/2010/wordml" w:rsidR="0044232A" w:rsidP="0044232A" w:rsidRDefault="0044232A" w14:paraId="08CE6F91" wp14:textId="77777777"/>
    <w:p xmlns:wp14="http://schemas.microsoft.com/office/word/2010/wordml" w:rsidR="0044232A" w:rsidP="0044232A" w:rsidRDefault="0044232A" w14:paraId="026794F4" wp14:textId="77777777">
      <w:r>
        <w:t>Contents of the attachment</w:t>
      </w:r>
    </w:p>
    <w:p xmlns:wp14="http://schemas.microsoft.com/office/word/2010/wordml" w:rsidR="0044232A" w:rsidP="7A86CD58" w:rsidRDefault="0044232A" w14:paraId="53124D9D" wp14:textId="427F12CE">
      <w:pPr>
        <w:rPr>
          <w:ins w:author="来宾用户" w:date="2024-11-29T11:45:23.402Z" w16du:dateUtc="2024-11-29T11:45:23.402Z" w:id="2088531753"/>
          <w:color w:val="FF0000"/>
          <w:rPrChange w:author="来宾用户" w:date="2024-11-29T11:45:26.595Z" w:id="686026396">
            <w:rPr>
              <w:ins w:author="来宾用户" w:date="2024-11-29T11:45:23.402Z" w16du:dateUtc="2024-11-29T11:45:23.402Z" w:id="6848679"/>
            </w:rPr>
          </w:rPrChange>
        </w:rPr>
      </w:pPr>
      <w:ins w:author="来宾用户" w:date="2024-11-29T11:45:23.402Z" w:id="1065376982">
        <w:r w:rsidRPr="7A86CD58" w:rsidR="7A86CD58">
          <w:rPr>
            <w:color w:val="FF0000"/>
            <w:rPrChange w:author="来宾用户" w:date="2024-11-29T11:45:26.594Z" w:id="1762984021"/>
          </w:rPr>
          <w:t>UDPWebServer.java</w:t>
        </w:r>
        <w:r w:rsidRPr="7A86CD58" w:rsidR="7A86CD58">
          <w:rPr>
            <w:color w:val="FF0000"/>
            <w:rPrChange w:author="来宾用户" w:date="2024-11-29T11:45:26.594Z" w:id="1880008481"/>
          </w:rPr>
          <w:t xml:space="preserve">: </w:t>
        </w:r>
        <w:r w:rsidRPr="7A86CD58" w:rsidR="7A86CD58">
          <w:rPr>
            <w:color w:val="FF0000"/>
            <w:rPrChange w:author="来宾用户" w:date="2024-11-29T11:45:26.594Z" w:id="1112879246"/>
          </w:rPr>
          <w:t>Implements</w:t>
        </w:r>
        <w:r w:rsidRPr="7A86CD58" w:rsidR="7A86CD58">
          <w:rPr>
            <w:color w:val="FF0000"/>
            <w:rPrChange w:author="来宾用户" w:date="2024-11-29T11:45:26.594Z" w:id="1055292430"/>
          </w:rPr>
          <w:t xml:space="preserve"> </w:t>
        </w:r>
        <w:r w:rsidRPr="7A86CD58" w:rsidR="7A86CD58">
          <w:rPr>
            <w:color w:val="FF0000"/>
            <w:rPrChange w:author="来宾用户" w:date="2024-11-29T11:45:26.594Z" w:id="2100638807"/>
          </w:rPr>
          <w:t>the</w:t>
        </w:r>
        <w:r w:rsidRPr="7A86CD58" w:rsidR="7A86CD58">
          <w:rPr>
            <w:color w:val="FF0000"/>
            <w:rPrChange w:author="来宾用户" w:date="2024-11-29T11:45:26.594Z" w:id="651067971"/>
          </w:rPr>
          <w:t xml:space="preserve"> UDP </w:t>
        </w:r>
        <w:r w:rsidRPr="7A86CD58" w:rsidR="7A86CD58">
          <w:rPr>
            <w:color w:val="FF0000"/>
            <w:rPrChange w:author="来宾用户" w:date="2024-11-29T11:45:26.594Z" w:id="1577687423"/>
          </w:rPr>
          <w:t>Web</w:t>
        </w:r>
        <w:r w:rsidRPr="7A86CD58" w:rsidR="7A86CD58">
          <w:rPr>
            <w:color w:val="FF0000"/>
            <w:rPrChange w:author="来宾用户" w:date="2024-11-29T11:45:26.594Z" w:id="1688608186"/>
          </w:rPr>
          <w:t xml:space="preserve"> </w:t>
        </w:r>
        <w:r w:rsidRPr="7A86CD58" w:rsidR="7A86CD58">
          <w:rPr>
            <w:color w:val="FF0000"/>
            <w:rPrChange w:author="来宾用户" w:date="2024-11-29T11:45:26.594Z" w:id="50837509"/>
          </w:rPr>
          <w:t>server</w:t>
        </w:r>
        <w:r w:rsidRPr="7A86CD58" w:rsidR="7A86CD58">
          <w:rPr>
            <w:color w:val="FF0000"/>
            <w:rPrChange w:author="来宾用户" w:date="2024-11-29T11:45:26.594Z" w:id="2089232267"/>
          </w:rPr>
          <w:t xml:space="preserve">, </w:t>
        </w:r>
        <w:r w:rsidRPr="7A86CD58" w:rsidR="7A86CD58">
          <w:rPr>
            <w:color w:val="FF0000"/>
            <w:rPrChange w:author="来宾用户" w:date="2024-11-29T11:45:26.594Z" w:id="488279560"/>
          </w:rPr>
          <w:t>responsible</w:t>
        </w:r>
        <w:r w:rsidRPr="7A86CD58" w:rsidR="7A86CD58">
          <w:rPr>
            <w:color w:val="FF0000"/>
            <w:rPrChange w:author="来宾用户" w:date="2024-11-29T11:45:26.594Z" w:id="1889246277"/>
          </w:rPr>
          <w:t xml:space="preserve"> </w:t>
        </w:r>
        <w:r w:rsidRPr="7A86CD58" w:rsidR="7A86CD58">
          <w:rPr>
            <w:color w:val="FF0000"/>
            <w:rPrChange w:author="来宾用户" w:date="2024-11-29T11:45:26.594Z" w:id="705537560"/>
          </w:rPr>
          <w:t>for</w:t>
        </w:r>
        <w:r w:rsidRPr="7A86CD58" w:rsidR="7A86CD58">
          <w:rPr>
            <w:color w:val="FF0000"/>
            <w:rPrChange w:author="来宾用户" w:date="2024-11-29T11:45:26.594Z" w:id="995649088"/>
          </w:rPr>
          <w:t xml:space="preserve"> </w:t>
        </w:r>
        <w:r w:rsidRPr="7A86CD58" w:rsidR="7A86CD58">
          <w:rPr>
            <w:color w:val="FF0000"/>
            <w:rPrChange w:author="来宾用户" w:date="2024-11-29T11:45:26.594Z" w:id="673870711"/>
          </w:rPr>
          <w:t>receiving</w:t>
        </w:r>
        <w:r w:rsidRPr="7A86CD58" w:rsidR="7A86CD58">
          <w:rPr>
            <w:color w:val="FF0000"/>
            <w:rPrChange w:author="来宾用户" w:date="2024-11-29T11:45:26.594Z" w:id="376425437"/>
          </w:rPr>
          <w:t xml:space="preserve"> and </w:t>
        </w:r>
        <w:r w:rsidRPr="7A86CD58" w:rsidR="7A86CD58">
          <w:rPr>
            <w:color w:val="FF0000"/>
            <w:rPrChange w:author="来宾用户" w:date="2024-11-29T11:45:26.594Z" w:id="2088136229"/>
          </w:rPr>
          <w:t>responding</w:t>
        </w:r>
        <w:r w:rsidRPr="7A86CD58" w:rsidR="7A86CD58">
          <w:rPr>
            <w:color w:val="FF0000"/>
            <w:rPrChange w:author="来宾用户" w:date="2024-11-29T11:45:26.594Z" w:id="838943465"/>
          </w:rPr>
          <w:t xml:space="preserve"> </w:t>
        </w:r>
        <w:r w:rsidRPr="7A86CD58" w:rsidR="7A86CD58">
          <w:rPr>
            <w:color w:val="FF0000"/>
            <w:rPrChange w:author="来宾用户" w:date="2024-11-29T11:45:26.594Z" w:id="306062059"/>
          </w:rPr>
          <w:t>to</w:t>
        </w:r>
        <w:r w:rsidRPr="7A86CD58" w:rsidR="7A86CD58">
          <w:rPr>
            <w:color w:val="FF0000"/>
            <w:rPrChange w:author="来宾用户" w:date="2024-11-29T11:45:26.594Z" w:id="2078650170"/>
          </w:rPr>
          <w:t xml:space="preserve"> HTTP </w:t>
        </w:r>
        <w:r w:rsidRPr="7A86CD58" w:rsidR="7A86CD58">
          <w:rPr>
            <w:color w:val="FF0000"/>
            <w:rPrChange w:author="来宾用户" w:date="2024-11-29T11:45:26.594Z" w:id="1115107443"/>
          </w:rPr>
          <w:t>requests</w:t>
        </w:r>
        <w:r w:rsidRPr="7A86CD58" w:rsidR="7A86CD58">
          <w:rPr>
            <w:color w:val="FF0000"/>
            <w:rPrChange w:author="来宾用户" w:date="2024-11-29T11:45:26.594Z" w:id="1269575013"/>
          </w:rPr>
          <w:t>.</w:t>
        </w:r>
      </w:ins>
    </w:p>
    <w:p xmlns:wp14="http://schemas.microsoft.com/office/word/2010/wordml" w:rsidR="0044232A" w:rsidP="7A86CD58" w:rsidRDefault="0044232A" w14:paraId="079A663D" wp14:textId="4245B179">
      <w:pPr>
        <w:pStyle w:val="a"/>
        <w:rPr>
          <w:ins w:author="来宾用户" w:date="2024-11-29T11:45:23.402Z" w16du:dateUtc="2024-11-29T11:45:23.402Z" w:id="421494192"/>
          <w:color w:val="FF0000"/>
          <w:rPrChange w:author="来宾用户" w:date="2024-11-29T11:45:26.595Z" w:id="49578522">
            <w:rPr>
              <w:ins w:author="来宾用户" w:date="2024-11-29T11:45:23.402Z" w16du:dateUtc="2024-11-29T11:45:23.402Z" w:id="646476343"/>
            </w:rPr>
          </w:rPrChange>
        </w:rPr>
        <w:pPrChange w:author="来宾用户" w:date="2024-11-29T11:45:23.403Z">
          <w:pPr/>
        </w:pPrChange>
      </w:pPr>
      <w:ins w:author="来宾用户" w:date="2024-11-29T11:45:23.402Z" w:id="1713193203">
        <w:r w:rsidRPr="7A86CD58" w:rsidR="7A86CD58">
          <w:rPr>
            <w:color w:val="FF0000"/>
            <w:rPrChange w:author="来宾用户" w:date="2024-11-29T11:45:26.595Z" w:id="2135047301"/>
          </w:rPr>
          <w:t>UDPHttpRequest.java</w:t>
        </w:r>
        <w:r w:rsidRPr="7A86CD58" w:rsidR="7A86CD58">
          <w:rPr>
            <w:color w:val="FF0000"/>
            <w:rPrChange w:author="来宾用户" w:date="2024-11-29T11:45:26.595Z" w:id="635559892"/>
          </w:rPr>
          <w:t xml:space="preserve">: </w:t>
        </w:r>
        <w:r w:rsidRPr="7A86CD58" w:rsidR="7A86CD58">
          <w:rPr>
            <w:color w:val="FF0000"/>
            <w:rPrChange w:author="来宾用户" w:date="2024-11-29T11:45:26.595Z" w:id="1171866495"/>
          </w:rPr>
          <w:t>Responsible</w:t>
        </w:r>
        <w:r w:rsidRPr="7A86CD58" w:rsidR="7A86CD58">
          <w:rPr>
            <w:color w:val="FF0000"/>
            <w:rPrChange w:author="来宾用户" w:date="2024-11-29T11:45:26.595Z" w:id="470231232"/>
          </w:rPr>
          <w:t xml:space="preserve"> </w:t>
        </w:r>
        <w:r w:rsidRPr="7A86CD58" w:rsidR="7A86CD58">
          <w:rPr>
            <w:color w:val="FF0000"/>
            <w:rPrChange w:author="来宾用户" w:date="2024-11-29T11:45:26.595Z" w:id="754717835"/>
          </w:rPr>
          <w:t>for</w:t>
        </w:r>
        <w:r w:rsidRPr="7A86CD58" w:rsidR="7A86CD58">
          <w:rPr>
            <w:color w:val="FF0000"/>
            <w:rPrChange w:author="来宾用户" w:date="2024-11-29T11:45:26.595Z" w:id="464058145"/>
          </w:rPr>
          <w:t xml:space="preserve"> </w:t>
        </w:r>
        <w:r w:rsidRPr="7A86CD58" w:rsidR="7A86CD58">
          <w:rPr>
            <w:color w:val="FF0000"/>
            <w:rPrChange w:author="来宾用户" w:date="2024-11-29T11:45:26.595Z" w:id="1687377871"/>
          </w:rPr>
          <w:t>processing</w:t>
        </w:r>
        <w:r w:rsidRPr="7A86CD58" w:rsidR="7A86CD58">
          <w:rPr>
            <w:color w:val="FF0000"/>
            <w:rPrChange w:author="来宾用户" w:date="2024-11-29T11:45:26.595Z" w:id="1757314328"/>
          </w:rPr>
          <w:t xml:space="preserve"> HTTP </w:t>
        </w:r>
        <w:r w:rsidRPr="7A86CD58" w:rsidR="7A86CD58">
          <w:rPr>
            <w:color w:val="FF0000"/>
            <w:rPrChange w:author="来宾用户" w:date="2024-11-29T11:45:26.595Z" w:id="1342995631"/>
          </w:rPr>
          <w:t>requests</w:t>
        </w:r>
        <w:r w:rsidRPr="7A86CD58" w:rsidR="7A86CD58">
          <w:rPr>
            <w:color w:val="FF0000"/>
            <w:rPrChange w:author="来宾用户" w:date="2024-11-29T11:45:26.595Z" w:id="892588712"/>
          </w:rPr>
          <w:t xml:space="preserve"> </w:t>
        </w:r>
        <w:r w:rsidRPr="7A86CD58" w:rsidR="7A86CD58">
          <w:rPr>
            <w:color w:val="FF0000"/>
            <w:rPrChange w:author="来宾用户" w:date="2024-11-29T11:45:26.595Z" w:id="649041548"/>
          </w:rPr>
          <w:t>from</w:t>
        </w:r>
        <w:r w:rsidRPr="7A86CD58" w:rsidR="7A86CD58">
          <w:rPr>
            <w:color w:val="FF0000"/>
            <w:rPrChange w:author="来宾用户" w:date="2024-11-29T11:45:26.595Z" w:id="187242302"/>
          </w:rPr>
          <w:t xml:space="preserve"> </w:t>
        </w:r>
        <w:r w:rsidRPr="7A86CD58" w:rsidR="7A86CD58">
          <w:rPr>
            <w:color w:val="FF0000"/>
            <w:rPrChange w:author="来宾用户" w:date="2024-11-29T11:45:26.595Z" w:id="1906660214"/>
          </w:rPr>
          <w:t>clients</w:t>
        </w:r>
        <w:r w:rsidRPr="7A86CD58" w:rsidR="7A86CD58">
          <w:rPr>
            <w:color w:val="FF0000"/>
            <w:rPrChange w:author="来宾用户" w:date="2024-11-29T11:45:26.595Z" w:id="1097157930"/>
          </w:rPr>
          <w:t xml:space="preserve"> and </w:t>
        </w:r>
        <w:r w:rsidRPr="7A86CD58" w:rsidR="7A86CD58">
          <w:rPr>
            <w:color w:val="FF0000"/>
            <w:rPrChange w:author="来宾用户" w:date="2024-11-29T11:45:26.595Z" w:id="772612141"/>
          </w:rPr>
          <w:t>generating</w:t>
        </w:r>
        <w:r w:rsidRPr="7A86CD58" w:rsidR="7A86CD58">
          <w:rPr>
            <w:color w:val="FF0000"/>
            <w:rPrChange w:author="来宾用户" w:date="2024-11-29T11:45:26.595Z" w:id="1389073362"/>
          </w:rPr>
          <w:t xml:space="preserve"> </w:t>
        </w:r>
        <w:r w:rsidRPr="7A86CD58" w:rsidR="7A86CD58">
          <w:rPr>
            <w:color w:val="FF0000"/>
            <w:rPrChange w:author="来宾用户" w:date="2024-11-29T11:45:26.595Z" w:id="1000953980"/>
          </w:rPr>
          <w:t>responses</w:t>
        </w:r>
        <w:r w:rsidRPr="7A86CD58" w:rsidR="7A86CD58">
          <w:rPr>
            <w:color w:val="FF0000"/>
            <w:rPrChange w:author="来宾用户" w:date="2024-11-29T11:45:26.595Z" w:id="646149804"/>
          </w:rPr>
          <w:t>.</w:t>
        </w:r>
      </w:ins>
    </w:p>
    <w:p xmlns:wp14="http://schemas.microsoft.com/office/word/2010/wordml" w:rsidR="0044232A" w:rsidP="7A86CD58" w:rsidRDefault="0044232A" w14:paraId="61CDCEAD" wp14:textId="3FE96537">
      <w:pPr>
        <w:pStyle w:val="a"/>
        <w:rPr>
          <w:color w:val="FF0000"/>
          <w:rPrChange w:author="来宾用户" w:date="2024-11-29T11:45:26.595Z" w:id="1467090658"/>
        </w:rPr>
      </w:pPr>
      <w:ins w:author="来宾用户" w:date="2024-11-29T11:45:23.402Z" w:id="1563793210">
        <w:r w:rsidRPr="7A86CD58" w:rsidR="7A86CD58">
          <w:rPr>
            <w:color w:val="FF0000"/>
            <w:rPrChange w:author="来宾用户" w:date="2024-11-29T11:45:26.595Z" w:id="42510687"/>
          </w:rPr>
          <w:t>UDPWebClient.java: Implements the UDP Web client, responsible for sending HTTP requests and receiving responses from the server.</w:t>
        </w:r>
      </w:ins>
    </w:p>
    <w:p xmlns:wp14="http://schemas.microsoft.com/office/word/2010/wordml" w:rsidR="0044232A" w:rsidP="0044232A" w:rsidRDefault="0044232A" w14:paraId="5DC96FC9" wp14:textId="77777777">
      <w:r>
        <w:t>Instructions: How to run the program</w:t>
      </w:r>
    </w:p>
    <w:p xmlns:wp14="http://schemas.microsoft.com/office/word/2010/wordml" w:rsidR="0044232A" w:rsidP="7A86CD58" w:rsidRDefault="0044232A" w14:paraId="371E3AA6" wp14:textId="36C0CF0C">
      <w:pPr>
        <w:rPr>
          <w:ins w:author="来宾用户" w:date="2024-11-29T11:46:16.573Z" w16du:dateUtc="2024-11-29T11:46:16.573Z" w:id="695455198"/>
          <w:color w:val="FF0000"/>
          <w:rPrChange w:author="来宾用户" w:date="2024-11-29T11:49:30.496Z" w:id="446394152">
            <w:rPr>
              <w:ins w:author="来宾用户" w:date="2024-11-29T11:46:16.573Z" w16du:dateUtc="2024-11-29T11:46:16.573Z" w:id="750123423"/>
            </w:rPr>
          </w:rPrChange>
        </w:rPr>
      </w:pPr>
      <w:ins w:author="来宾用户" w:date="2024-11-29T11:46:16.573Z" w:id="694535526">
        <w:r w:rsidRPr="7A86CD58" w:rsidR="7A86CD58">
          <w:rPr>
            <w:color w:val="FF0000"/>
            <w:rPrChange w:author="来宾用户" w:date="2024-11-29T11:49:30.495Z" w:id="127026056"/>
          </w:rPr>
          <w:t>Step</w:t>
        </w:r>
        <w:r w:rsidRPr="7A86CD58" w:rsidR="7A86CD58">
          <w:rPr>
            <w:color w:val="FF0000"/>
            <w:rPrChange w:author="来宾用户" w:date="2024-11-29T11:49:30.495Z" w:id="1118261911"/>
          </w:rPr>
          <w:t xml:space="preserve"> 1: </w:t>
        </w:r>
        <w:r w:rsidRPr="7A86CD58" w:rsidR="7A86CD58">
          <w:rPr>
            <w:color w:val="FF0000"/>
            <w:rPrChange w:author="来宾用户" w:date="2024-11-29T11:49:30.495Z" w:id="1126677097"/>
          </w:rPr>
          <w:t>Compile</w:t>
        </w:r>
        <w:r w:rsidRPr="7A86CD58" w:rsidR="7A86CD58">
          <w:rPr>
            <w:color w:val="FF0000"/>
            <w:rPrChange w:author="来宾用户" w:date="2024-11-29T11:49:30.495Z" w:id="1135058592"/>
          </w:rPr>
          <w:t xml:space="preserve"> </w:t>
        </w:r>
        <w:r w:rsidRPr="7A86CD58" w:rsidR="7A86CD58">
          <w:rPr>
            <w:color w:val="FF0000"/>
            <w:rPrChange w:author="来宾用户" w:date="2024-11-29T11:49:30.495Z" w:id="1986555299"/>
          </w:rPr>
          <w:t>the</w:t>
        </w:r>
        <w:r w:rsidRPr="7A86CD58" w:rsidR="7A86CD58">
          <w:rPr>
            <w:color w:val="FF0000"/>
            <w:rPrChange w:author="来宾用户" w:date="2024-11-29T11:49:30.495Z" w:id="2016642940"/>
          </w:rPr>
          <w:t xml:space="preserve"> </w:t>
        </w:r>
        <w:r w:rsidRPr="7A86CD58" w:rsidR="7A86CD58">
          <w:rPr>
            <w:color w:val="FF0000"/>
            <w:rPrChange w:author="来宾用户" w:date="2024-11-29T11:49:30.495Z" w:id="196035104"/>
          </w:rPr>
          <w:t>source</w:t>
        </w:r>
        <w:r w:rsidRPr="7A86CD58" w:rsidR="7A86CD58">
          <w:rPr>
            <w:color w:val="FF0000"/>
            <w:rPrChange w:author="来宾用户" w:date="2024-11-29T11:49:30.495Z" w:id="165497658"/>
          </w:rPr>
          <w:t xml:space="preserve"> </w:t>
        </w:r>
        <w:r w:rsidRPr="7A86CD58" w:rsidR="7A86CD58">
          <w:rPr>
            <w:color w:val="FF0000"/>
            <w:rPrChange w:author="来宾用户" w:date="2024-11-29T11:49:30.495Z" w:id="1289227702"/>
          </w:rPr>
          <w:t>code</w:t>
        </w:r>
      </w:ins>
    </w:p>
    <w:p xmlns:wp14="http://schemas.microsoft.com/office/word/2010/wordml" w:rsidR="0044232A" w:rsidP="7A86CD58" w:rsidRDefault="0044232A" w14:paraId="6BB9E253" wp14:textId="6FEC0A57">
      <w:pPr>
        <w:pStyle w:val="a"/>
        <w:rPr>
          <w:ins w:author="来宾用户" w:date="2024-11-29T11:46:17.97Z" w16du:dateUtc="2024-11-29T11:46:17.97Z" w:id="805120808"/>
          <w:color w:val="FF0000"/>
          <w:lang w:val="en-US"/>
        </w:rPr>
      </w:pPr>
      <w:ins w:author="来宾用户" w:date="2024-11-29T11:46:16.573Z" w:id="284052171">
        <w:r w:rsidRPr="7A86CD58" w:rsidR="7A86CD58">
          <w:rPr>
            <w:color w:val="FF0000"/>
            <w:lang w:val="en-US"/>
            <w:rPrChange w:author="来宾用户" w:date="2024-11-29T11:49:30.497Z" w:id="1892273949">
              <w:rPr>
                <w:lang w:val="en-US"/>
              </w:rPr>
            </w:rPrChange>
          </w:rPr>
          <w:t xml:space="preserve">Open a terminal or command line, navigate to the source code </w:t>
        </w:r>
        <w:r w:rsidRPr="7A86CD58" w:rsidR="7A86CD58">
          <w:rPr>
            <w:color w:val="FF0000"/>
            <w:lang w:val="en-US"/>
            <w:rPrChange w:author="来宾用户" w:date="2024-11-29T11:49:30.498Z" w:id="1996301074">
              <w:rPr>
                <w:lang w:val="en-US"/>
              </w:rPr>
            </w:rPrChange>
          </w:rPr>
          <w:t>directory</w:t>
        </w:r>
        <w:r w:rsidRPr="7A86CD58" w:rsidR="7A86CD58">
          <w:rPr>
            <w:color w:val="FF0000"/>
            <w:lang w:val="en-US"/>
            <w:rPrChange w:author="来宾用户" w:date="2024-11-29T11:49:30.498Z" w:id="835614442">
              <w:rPr>
                <w:lang w:val="en-US"/>
              </w:rPr>
            </w:rPrChange>
          </w:rPr>
          <w:t xml:space="preserve"> and run the following command:</w:t>
        </w:r>
      </w:ins>
    </w:p>
    <w:p w:rsidR="7A86CD58" w:rsidP="7A86CD58" w:rsidRDefault="7A86CD58" w14:paraId="2327F012" w14:textId="4B684DF1">
      <w:pPr>
        <w:pStyle w:val="a"/>
        <w:rPr>
          <w:rFonts w:ascii="Times New Roman" w:hAnsi="Times New Roman" w:eastAsia="Times New Roman" w:cs="Times New Roman"/>
          <w:noProof w:val="0"/>
          <w:color w:val="FF0000"/>
          <w:sz w:val="24"/>
          <w:szCs w:val="24"/>
          <w:lang w:val="en-US"/>
          <w:rPrChange w:author="来宾用户" w:date="2024-11-29T11:49:30.498Z" w:id="1769424086"/>
        </w:rPr>
      </w:pPr>
      <w:ins w:author="来宾用户" w:date="2024-11-29T11:49:25.133Z" w:id="2038106596">
        <w:r w:rsidRPr="7A86CD58" w:rsidR="7A86CD58">
          <w:rPr>
            <w:rFonts w:ascii="Times New Roman" w:hAnsi="Times New Roman" w:eastAsia="Times New Roman" w:cs="Times New Roman"/>
            <w:noProof w:val="0"/>
            <w:color w:val="FF0000"/>
            <w:sz w:val="24"/>
            <w:szCs w:val="24"/>
            <w:lang w:val="en-US"/>
            <w:rPrChange w:author="来宾用户" w:date="2024-11-29T11:49:30.498Z" w:id="1834670689">
              <w:rPr>
                <w:rFonts w:ascii="Times New Roman" w:hAnsi="Times New Roman" w:eastAsia="Times New Roman" w:cs="Times New Roman"/>
                <w:noProof w:val="0"/>
                <w:sz w:val="24"/>
                <w:szCs w:val="24"/>
                <w:lang w:val="en-US"/>
              </w:rPr>
            </w:rPrChange>
          </w:rPr>
          <w:t>javac</w:t>
        </w:r>
        <w:r w:rsidRPr="7A86CD58" w:rsidR="7A86CD58">
          <w:rPr>
            <w:rFonts w:ascii="Times New Roman" w:hAnsi="Times New Roman" w:eastAsia="Times New Roman" w:cs="Times New Roman"/>
            <w:noProof w:val="0"/>
            <w:color w:val="FF0000"/>
            <w:sz w:val="24"/>
            <w:szCs w:val="24"/>
            <w:lang w:val="en-US"/>
            <w:rPrChange w:author="来宾用户" w:date="2024-11-29T11:49:30.498Z" w:id="809611014">
              <w:rPr>
                <w:rFonts w:ascii="Times New Roman" w:hAnsi="Times New Roman" w:eastAsia="Times New Roman" w:cs="Times New Roman"/>
                <w:noProof w:val="0"/>
                <w:sz w:val="24"/>
                <w:szCs w:val="24"/>
                <w:lang w:val="en-US"/>
              </w:rPr>
            </w:rPrChange>
          </w:rPr>
          <w:t xml:space="preserve"> UDPWebServer.java UDPHttpRequest.java UDPWebClient.java</w:t>
        </w:r>
      </w:ins>
    </w:p>
    <w:p xmlns:wp14="http://schemas.microsoft.com/office/word/2010/wordml" w:rsidR="0044232A" w:rsidP="0044232A" w:rsidRDefault="0044232A" w14:paraId="44A12D39" wp14:textId="77777777">
      <w:r w:rsidR="7A86CD58">
        <w:rPr/>
        <w:t>Wireshark</w:t>
      </w:r>
    </w:p>
    <w:p xmlns:wp14="http://schemas.microsoft.com/office/word/2010/wordml" w:rsidR="0044232A" w:rsidP="7A86CD58" w:rsidRDefault="0044232A" w14:paraId="23DE523C" wp14:textId="31406665">
      <w:pPr>
        <w:pStyle w:val="a"/>
      </w:pPr>
      <w:ins w:author="来宾用户" w:date="2024-11-29T12:17:52.118Z" w:id="1065709286">
        <w:r>
          <w:drawing>
            <wp:inline xmlns:wp14="http://schemas.microsoft.com/office/word/2010/wordprocessingDrawing" wp14:editId="16FA3F3E" wp14:anchorId="703399E6">
              <wp:extent cx="5724524" cy="1295400"/>
              <wp:effectExtent l="0" t="0" r="0" b="0"/>
              <wp:docPr id="1578802805" name="" title=""/>
              <wp:cNvGraphicFramePr>
                <a:graphicFrameLocks noChangeAspect="1"/>
              </wp:cNvGraphicFramePr>
              <a:graphic>
                <a:graphicData uri="http://schemas.openxmlformats.org/drawingml/2006/picture">
                  <pic:pic>
                    <pic:nvPicPr>
                      <pic:cNvPr id="0" name=""/>
                      <pic:cNvPicPr/>
                    </pic:nvPicPr>
                    <pic:blipFill>
                      <a:blip r:embed="R41505ea002cf4a82">
                        <a:extLst>
                          <a:ext xmlns:a="http://schemas.openxmlformats.org/drawingml/2006/main" uri="{28A0092B-C50C-407E-A947-70E740481C1C}">
                            <a14:useLocalDpi val="0"/>
                          </a:ext>
                        </a:extLst>
                      </a:blip>
                      <a:stretch>
                        <a:fillRect/>
                      </a:stretch>
                    </pic:blipFill>
                    <pic:spPr>
                      <a:xfrm>
                        <a:off x="0" y="0"/>
                        <a:ext cx="5724524" cy="1295400"/>
                      </a:xfrm>
                      <a:prstGeom prst="rect">
                        <a:avLst/>
                      </a:prstGeom>
                    </pic:spPr>
                  </pic:pic>
                </a:graphicData>
              </a:graphic>
            </wp:inline>
          </w:drawing>
        </w:r>
      </w:ins>
    </w:p>
    <w:p xmlns:wp14="http://schemas.microsoft.com/office/word/2010/wordml" w:rsidR="0044232A" w:rsidP="0044232A" w:rsidRDefault="0044232A" w14:paraId="0D44B3F3" wp14:textId="77777777">
      <w:r>
        <w:t>How the program works</w:t>
      </w:r>
    </w:p>
    <w:p xmlns:wp14="http://schemas.microsoft.com/office/word/2010/wordml" w:rsidRPr="001C1A15" w:rsidR="0044232A" w:rsidP="007B515F" w:rsidRDefault="0044232A" w14:paraId="52E56223" wp14:textId="77777777">
      <w:pPr>
        <w:spacing w:before="100" w:beforeAutospacing="1" w:after="100" w:afterAutospacing="1"/>
        <w:rPr>
          <w:rFonts w:hint="eastAsia"/>
        </w:rPr>
      </w:pPr>
    </w:p>
    <w:p xmlns:wp14="http://schemas.microsoft.com/office/word/2010/wordml" w:rsidR="0056719E" w:rsidP="7A86CD58" w:rsidRDefault="0056719E" w14:paraId="07547A01" wp14:textId="28F940F5">
      <w:pPr>
        <w:pStyle w:val="a"/>
        <w:spacing w:before="100" w:beforeAutospacing="on" w:after="100" w:afterAutospacing="on"/>
      </w:pPr>
      <w:ins w:author="来宾用户" w:date="2024-11-29T12:12:22.79Z" w:id="1848423764">
        <w:r>
          <w:drawing>
            <wp:inline xmlns:wp14="http://schemas.microsoft.com/office/word/2010/wordprocessingDrawing" wp14:editId="0202AC20" wp14:anchorId="14B7A660">
              <wp:extent cx="3324225" cy="5724524"/>
              <wp:effectExtent l="0" t="0" r="0" b="0"/>
              <wp:docPr id="1148146426" name="" title=""/>
              <wp:cNvGraphicFramePr>
                <a:graphicFrameLocks noChangeAspect="1"/>
              </wp:cNvGraphicFramePr>
              <a:graphic>
                <a:graphicData uri="http://schemas.openxmlformats.org/drawingml/2006/picture">
                  <pic:pic>
                    <pic:nvPicPr>
                      <pic:cNvPr id="0" name=""/>
                      <pic:cNvPicPr/>
                    </pic:nvPicPr>
                    <pic:blipFill>
                      <a:blip r:embed="Ra4e1d089eafa41c8">
                        <a:extLst>
                          <a:ext xmlns:a="http://schemas.openxmlformats.org/drawingml/2006/main" uri="{28A0092B-C50C-407E-A947-70E740481C1C}">
                            <a14:useLocalDpi val="0"/>
                          </a:ext>
                        </a:extLst>
                      </a:blip>
                      <a:stretch>
                        <a:fillRect/>
                      </a:stretch>
                    </pic:blipFill>
                    <pic:spPr>
                      <a:xfrm>
                        <a:off x="0" y="0"/>
                        <a:ext cx="3324225" cy="5724524"/>
                      </a:xfrm>
                      <a:prstGeom prst="rect">
                        <a:avLst/>
                      </a:prstGeom>
                    </pic:spPr>
                  </pic:pic>
                </a:graphicData>
              </a:graphic>
            </wp:inline>
          </w:drawing>
        </w:r>
      </w:ins>
    </w:p>
    <w:sectPr w:rsidR="0056719E">
      <w:pgSz w:w="11906" w:h="16838" w:orient="portrait"/>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xmlns:wp14="http://schemas.microsoft.com/office/word/2010/wordml" w:rsidR="004A491B" w:rsidP="001E089B" w:rsidRDefault="004A491B" w14:paraId="5043CB0F" wp14:textId="77777777">
      <w:r>
        <w:separator/>
      </w:r>
    </w:p>
  </w:endnote>
  <w:endnote w:type="continuationSeparator" w:id="0">
    <w:p xmlns:wp14="http://schemas.microsoft.com/office/word/2010/wordml" w:rsidR="004A491B" w:rsidP="001E089B" w:rsidRDefault="004A491B" w14:paraId="0745931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xmlns:wp14="http://schemas.microsoft.com/office/word/2010/wordml" w:rsidR="004A491B" w:rsidP="001E089B" w:rsidRDefault="004A491B" w14:paraId="6537F28F" wp14:textId="77777777">
      <w:r>
        <w:separator/>
      </w:r>
    </w:p>
  </w:footnote>
  <w:footnote w:type="continuationSeparator" w:id="0">
    <w:p xmlns:wp14="http://schemas.microsoft.com/office/word/2010/wordml" w:rsidR="004A491B" w:rsidP="001E089B" w:rsidRDefault="004A491B" w14:paraId="6DFB9E20"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15A86"/>
    <w:multiLevelType w:val="multilevel"/>
    <w:tmpl w:val="11821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504055"/>
    <w:multiLevelType w:val="multilevel"/>
    <w:tmpl w:val="5E568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8F4BB3"/>
    <w:multiLevelType w:val="hybridMultilevel"/>
    <w:tmpl w:val="89C4A182"/>
    <w:lvl w:ilvl="0" w:tplc="04090019">
      <w:start w:val="1"/>
      <w:numFmt w:val="upperLetter"/>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2A291152"/>
    <w:multiLevelType w:val="multilevel"/>
    <w:tmpl w:val="44F2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4C0563"/>
    <w:multiLevelType w:val="multilevel"/>
    <w:tmpl w:val="8AF691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28C6824"/>
    <w:multiLevelType w:val="multilevel"/>
    <w:tmpl w:val="0A247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D5A698E"/>
    <w:multiLevelType w:val="multilevel"/>
    <w:tmpl w:val="80A6D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7236A3"/>
    <w:multiLevelType w:val="hybridMultilevel"/>
    <w:tmpl w:val="7E7E1B42"/>
    <w:lvl w:ilvl="0" w:tplc="04090019">
      <w:start w:val="1"/>
      <w:numFmt w:val="upperLetter"/>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51BB328C"/>
    <w:multiLevelType w:val="multilevel"/>
    <w:tmpl w:val="C472FC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4BC6811"/>
    <w:multiLevelType w:val="hybridMultilevel"/>
    <w:tmpl w:val="3B7C73E0"/>
    <w:lvl w:ilvl="0" w:tplc="B7ACB578">
      <w:start w:val="1"/>
      <w:numFmt w:val="bullet"/>
      <w:lvlText w:val="•"/>
      <w:lvlJc w:val="left"/>
      <w:pPr>
        <w:tabs>
          <w:tab w:val="num" w:pos="720"/>
        </w:tabs>
        <w:ind w:left="720" w:hanging="360"/>
      </w:pPr>
      <w:rPr>
        <w:rFonts w:hint="default" w:ascii="Arial" w:hAnsi="Arial"/>
      </w:rPr>
    </w:lvl>
    <w:lvl w:ilvl="1" w:tplc="4CA2775E">
      <w:numFmt w:val="none"/>
      <w:lvlText w:val=""/>
      <w:lvlJc w:val="left"/>
      <w:pPr>
        <w:tabs>
          <w:tab w:val="num" w:pos="360"/>
        </w:tabs>
      </w:pPr>
    </w:lvl>
    <w:lvl w:ilvl="2" w:tplc="BD666106" w:tentative="1">
      <w:start w:val="1"/>
      <w:numFmt w:val="bullet"/>
      <w:lvlText w:val="•"/>
      <w:lvlJc w:val="left"/>
      <w:pPr>
        <w:tabs>
          <w:tab w:val="num" w:pos="2160"/>
        </w:tabs>
        <w:ind w:left="2160" w:hanging="360"/>
      </w:pPr>
      <w:rPr>
        <w:rFonts w:hint="default" w:ascii="Arial" w:hAnsi="Arial"/>
      </w:rPr>
    </w:lvl>
    <w:lvl w:ilvl="3" w:tplc="AC84C480" w:tentative="1">
      <w:start w:val="1"/>
      <w:numFmt w:val="bullet"/>
      <w:lvlText w:val="•"/>
      <w:lvlJc w:val="left"/>
      <w:pPr>
        <w:tabs>
          <w:tab w:val="num" w:pos="2880"/>
        </w:tabs>
        <w:ind w:left="2880" w:hanging="360"/>
      </w:pPr>
      <w:rPr>
        <w:rFonts w:hint="default" w:ascii="Arial" w:hAnsi="Arial"/>
      </w:rPr>
    </w:lvl>
    <w:lvl w:ilvl="4" w:tplc="1034F0AA" w:tentative="1">
      <w:start w:val="1"/>
      <w:numFmt w:val="bullet"/>
      <w:lvlText w:val="•"/>
      <w:lvlJc w:val="left"/>
      <w:pPr>
        <w:tabs>
          <w:tab w:val="num" w:pos="3600"/>
        </w:tabs>
        <w:ind w:left="3600" w:hanging="360"/>
      </w:pPr>
      <w:rPr>
        <w:rFonts w:hint="default" w:ascii="Arial" w:hAnsi="Arial"/>
      </w:rPr>
    </w:lvl>
    <w:lvl w:ilvl="5" w:tplc="671C0402" w:tentative="1">
      <w:start w:val="1"/>
      <w:numFmt w:val="bullet"/>
      <w:lvlText w:val="•"/>
      <w:lvlJc w:val="left"/>
      <w:pPr>
        <w:tabs>
          <w:tab w:val="num" w:pos="4320"/>
        </w:tabs>
        <w:ind w:left="4320" w:hanging="360"/>
      </w:pPr>
      <w:rPr>
        <w:rFonts w:hint="default" w:ascii="Arial" w:hAnsi="Arial"/>
      </w:rPr>
    </w:lvl>
    <w:lvl w:ilvl="6" w:tplc="408499D4" w:tentative="1">
      <w:start w:val="1"/>
      <w:numFmt w:val="bullet"/>
      <w:lvlText w:val="•"/>
      <w:lvlJc w:val="left"/>
      <w:pPr>
        <w:tabs>
          <w:tab w:val="num" w:pos="5040"/>
        </w:tabs>
        <w:ind w:left="5040" w:hanging="360"/>
      </w:pPr>
      <w:rPr>
        <w:rFonts w:hint="default" w:ascii="Arial" w:hAnsi="Arial"/>
      </w:rPr>
    </w:lvl>
    <w:lvl w:ilvl="7" w:tplc="09C06356" w:tentative="1">
      <w:start w:val="1"/>
      <w:numFmt w:val="bullet"/>
      <w:lvlText w:val="•"/>
      <w:lvlJc w:val="left"/>
      <w:pPr>
        <w:tabs>
          <w:tab w:val="num" w:pos="5760"/>
        </w:tabs>
        <w:ind w:left="5760" w:hanging="360"/>
      </w:pPr>
      <w:rPr>
        <w:rFonts w:hint="default" w:ascii="Arial" w:hAnsi="Arial"/>
      </w:rPr>
    </w:lvl>
    <w:lvl w:ilvl="8" w:tplc="4EF0E5F8"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5FEA5C75"/>
    <w:multiLevelType w:val="multilevel"/>
    <w:tmpl w:val="93AA8D90"/>
    <w:lvl w:ilvl="0">
      <w:start w:val="1"/>
      <w:numFmt w:val="decimal"/>
      <w:lvlText w:val="%1."/>
      <w:lvlJc w:val="left"/>
      <w:pPr>
        <w:ind w:left="760" w:hanging="360"/>
      </w:pPr>
      <w:rPr>
        <w:rFonts w:hint="default"/>
      </w:rPr>
    </w:lvl>
    <w:lvl w:ilvl="1">
      <w:start w:val="1"/>
      <w:numFmt w:val="decimal"/>
      <w:isLgl/>
      <w:lvlText w:val="%1.%2"/>
      <w:lvlJc w:val="left"/>
      <w:pPr>
        <w:ind w:left="1150" w:hanging="390"/>
      </w:pPr>
      <w:rPr>
        <w:rFonts w:hint="default" w:ascii="Arial" w:hAnsi="Arial" w:cs="Arial"/>
        <w:b/>
      </w:rPr>
    </w:lvl>
    <w:lvl w:ilvl="2">
      <w:start w:val="1"/>
      <w:numFmt w:val="decimal"/>
      <w:isLgl/>
      <w:lvlText w:val="%1.%2.%3"/>
      <w:lvlJc w:val="left"/>
      <w:pPr>
        <w:ind w:left="1840" w:hanging="720"/>
      </w:pPr>
      <w:rPr>
        <w:rFonts w:hint="default" w:ascii="Arial" w:hAnsi="Arial" w:cs="Arial"/>
        <w:b/>
      </w:rPr>
    </w:lvl>
    <w:lvl w:ilvl="3">
      <w:start w:val="1"/>
      <w:numFmt w:val="decimal"/>
      <w:isLgl/>
      <w:lvlText w:val="%1.%2.%3.%4"/>
      <w:lvlJc w:val="left"/>
      <w:pPr>
        <w:ind w:left="2560" w:hanging="1080"/>
      </w:pPr>
      <w:rPr>
        <w:rFonts w:hint="default" w:ascii="Arial" w:hAnsi="Arial" w:cs="Arial"/>
        <w:b/>
      </w:rPr>
    </w:lvl>
    <w:lvl w:ilvl="4">
      <w:start w:val="1"/>
      <w:numFmt w:val="decimal"/>
      <w:isLgl/>
      <w:lvlText w:val="%1.%2.%3.%4.%5"/>
      <w:lvlJc w:val="left"/>
      <w:pPr>
        <w:ind w:left="2920" w:hanging="1080"/>
      </w:pPr>
      <w:rPr>
        <w:rFonts w:hint="default" w:ascii="Arial" w:hAnsi="Arial" w:cs="Arial"/>
        <w:b/>
      </w:rPr>
    </w:lvl>
    <w:lvl w:ilvl="5">
      <w:start w:val="1"/>
      <w:numFmt w:val="decimal"/>
      <w:isLgl/>
      <w:lvlText w:val="%1.%2.%3.%4.%5.%6"/>
      <w:lvlJc w:val="left"/>
      <w:pPr>
        <w:ind w:left="3640" w:hanging="1440"/>
      </w:pPr>
      <w:rPr>
        <w:rFonts w:hint="default" w:ascii="Arial" w:hAnsi="Arial" w:cs="Arial"/>
        <w:b/>
      </w:rPr>
    </w:lvl>
    <w:lvl w:ilvl="6">
      <w:start w:val="1"/>
      <w:numFmt w:val="decimal"/>
      <w:isLgl/>
      <w:lvlText w:val="%1.%2.%3.%4.%5.%6.%7"/>
      <w:lvlJc w:val="left"/>
      <w:pPr>
        <w:ind w:left="4000" w:hanging="1440"/>
      </w:pPr>
      <w:rPr>
        <w:rFonts w:hint="default" w:ascii="Arial" w:hAnsi="Arial" w:cs="Arial"/>
        <w:b/>
      </w:rPr>
    </w:lvl>
    <w:lvl w:ilvl="7">
      <w:start w:val="1"/>
      <w:numFmt w:val="decimal"/>
      <w:isLgl/>
      <w:lvlText w:val="%1.%2.%3.%4.%5.%6.%7.%8"/>
      <w:lvlJc w:val="left"/>
      <w:pPr>
        <w:ind w:left="4720" w:hanging="1800"/>
      </w:pPr>
      <w:rPr>
        <w:rFonts w:hint="default" w:ascii="Arial" w:hAnsi="Arial" w:cs="Arial"/>
        <w:b/>
      </w:rPr>
    </w:lvl>
    <w:lvl w:ilvl="8">
      <w:start w:val="1"/>
      <w:numFmt w:val="decimal"/>
      <w:isLgl/>
      <w:lvlText w:val="%1.%2.%3.%4.%5.%6.%7.%8.%9"/>
      <w:lvlJc w:val="left"/>
      <w:pPr>
        <w:ind w:left="5080" w:hanging="1800"/>
      </w:pPr>
      <w:rPr>
        <w:rFonts w:hint="default" w:ascii="Arial" w:hAnsi="Arial" w:cs="Arial"/>
        <w:b/>
      </w:rPr>
    </w:lvl>
  </w:abstractNum>
  <w:abstractNum w:abstractNumId="11" w15:restartNumberingAfterBreak="0">
    <w:nsid w:val="63A44979"/>
    <w:multiLevelType w:val="multilevel"/>
    <w:tmpl w:val="D71E2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62B3BAD"/>
    <w:multiLevelType w:val="hybridMultilevel"/>
    <w:tmpl w:val="57640B08"/>
    <w:lvl w:ilvl="0" w:tplc="A5540B20">
      <w:start w:val="1"/>
      <w:numFmt w:val="bullet"/>
      <w:lvlText w:val="•"/>
      <w:lvlJc w:val="left"/>
      <w:pPr>
        <w:tabs>
          <w:tab w:val="num" w:pos="720"/>
        </w:tabs>
        <w:ind w:left="720" w:hanging="360"/>
      </w:pPr>
      <w:rPr>
        <w:rFonts w:hint="default" w:ascii="Gulim" w:hAnsi="Gulim"/>
      </w:rPr>
    </w:lvl>
    <w:lvl w:ilvl="1" w:tplc="1FF42196">
      <w:numFmt w:val="bullet"/>
      <w:lvlText w:val="–"/>
      <w:lvlJc w:val="left"/>
      <w:pPr>
        <w:tabs>
          <w:tab w:val="num" w:pos="1440"/>
        </w:tabs>
        <w:ind w:left="1440" w:hanging="360"/>
      </w:pPr>
      <w:rPr>
        <w:rFonts w:hint="default" w:ascii="Gulim" w:hAnsi="Gulim"/>
      </w:rPr>
    </w:lvl>
    <w:lvl w:ilvl="2" w:tplc="F27E545C">
      <w:numFmt w:val="bullet"/>
      <w:lvlText w:val="•"/>
      <w:lvlJc w:val="left"/>
      <w:pPr>
        <w:tabs>
          <w:tab w:val="num" w:pos="2160"/>
        </w:tabs>
        <w:ind w:left="2160" w:hanging="360"/>
      </w:pPr>
      <w:rPr>
        <w:rFonts w:hint="default" w:ascii="Gulim" w:hAnsi="Gulim"/>
      </w:rPr>
    </w:lvl>
    <w:lvl w:ilvl="3" w:tplc="AFFCDD88" w:tentative="1">
      <w:start w:val="1"/>
      <w:numFmt w:val="bullet"/>
      <w:lvlText w:val="•"/>
      <w:lvlJc w:val="left"/>
      <w:pPr>
        <w:tabs>
          <w:tab w:val="num" w:pos="2880"/>
        </w:tabs>
        <w:ind w:left="2880" w:hanging="360"/>
      </w:pPr>
      <w:rPr>
        <w:rFonts w:hint="default" w:ascii="Gulim" w:hAnsi="Gulim"/>
      </w:rPr>
    </w:lvl>
    <w:lvl w:ilvl="4" w:tplc="39086C04" w:tentative="1">
      <w:start w:val="1"/>
      <w:numFmt w:val="bullet"/>
      <w:lvlText w:val="•"/>
      <w:lvlJc w:val="left"/>
      <w:pPr>
        <w:tabs>
          <w:tab w:val="num" w:pos="3600"/>
        </w:tabs>
        <w:ind w:left="3600" w:hanging="360"/>
      </w:pPr>
      <w:rPr>
        <w:rFonts w:hint="default" w:ascii="Gulim" w:hAnsi="Gulim"/>
      </w:rPr>
    </w:lvl>
    <w:lvl w:ilvl="5" w:tplc="738881D6" w:tentative="1">
      <w:start w:val="1"/>
      <w:numFmt w:val="bullet"/>
      <w:lvlText w:val="•"/>
      <w:lvlJc w:val="left"/>
      <w:pPr>
        <w:tabs>
          <w:tab w:val="num" w:pos="4320"/>
        </w:tabs>
        <w:ind w:left="4320" w:hanging="360"/>
      </w:pPr>
      <w:rPr>
        <w:rFonts w:hint="default" w:ascii="Gulim" w:hAnsi="Gulim"/>
      </w:rPr>
    </w:lvl>
    <w:lvl w:ilvl="6" w:tplc="91E21DF6" w:tentative="1">
      <w:start w:val="1"/>
      <w:numFmt w:val="bullet"/>
      <w:lvlText w:val="•"/>
      <w:lvlJc w:val="left"/>
      <w:pPr>
        <w:tabs>
          <w:tab w:val="num" w:pos="5040"/>
        </w:tabs>
        <w:ind w:left="5040" w:hanging="360"/>
      </w:pPr>
      <w:rPr>
        <w:rFonts w:hint="default" w:ascii="Gulim" w:hAnsi="Gulim"/>
      </w:rPr>
    </w:lvl>
    <w:lvl w:ilvl="7" w:tplc="BDCE00B8" w:tentative="1">
      <w:start w:val="1"/>
      <w:numFmt w:val="bullet"/>
      <w:lvlText w:val="•"/>
      <w:lvlJc w:val="left"/>
      <w:pPr>
        <w:tabs>
          <w:tab w:val="num" w:pos="5760"/>
        </w:tabs>
        <w:ind w:left="5760" w:hanging="360"/>
      </w:pPr>
      <w:rPr>
        <w:rFonts w:hint="default" w:ascii="Gulim" w:hAnsi="Gulim"/>
      </w:rPr>
    </w:lvl>
    <w:lvl w:ilvl="8" w:tplc="FBD81C8C" w:tentative="1">
      <w:start w:val="1"/>
      <w:numFmt w:val="bullet"/>
      <w:lvlText w:val="•"/>
      <w:lvlJc w:val="left"/>
      <w:pPr>
        <w:tabs>
          <w:tab w:val="num" w:pos="6480"/>
        </w:tabs>
        <w:ind w:left="6480" w:hanging="360"/>
      </w:pPr>
      <w:rPr>
        <w:rFonts w:hint="default" w:ascii="Gulim" w:hAnsi="Gulim"/>
      </w:rPr>
    </w:lvl>
  </w:abstractNum>
  <w:abstractNum w:abstractNumId="13" w15:restartNumberingAfterBreak="0">
    <w:nsid w:val="69202EA5"/>
    <w:multiLevelType w:val="multilevel"/>
    <w:tmpl w:val="5010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B13254"/>
    <w:multiLevelType w:val="hybridMultilevel"/>
    <w:tmpl w:val="14181CD0"/>
    <w:lvl w:ilvl="0" w:tplc="04090019">
      <w:start w:val="1"/>
      <w:numFmt w:val="upperLetter"/>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5" w15:restartNumberingAfterBreak="0">
    <w:nsid w:val="743B4733"/>
    <w:multiLevelType w:val="hybridMultilevel"/>
    <w:tmpl w:val="EA347AF0"/>
    <w:lvl w:ilvl="0" w:tplc="6BFAE34E">
      <w:start w:val="1"/>
      <w:numFmt w:val="decimal"/>
      <w:lvlText w:val="%1."/>
      <w:lvlJc w:val="left"/>
      <w:pPr>
        <w:ind w:left="760" w:hanging="360"/>
      </w:pPr>
      <w:rPr>
        <w:rFonts w:hint="default" w:eastAsia="Malgun Gothic"/>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761431AF"/>
    <w:multiLevelType w:val="multilevel"/>
    <w:tmpl w:val="6818DF1C"/>
    <w:lvl w:ilvl="0">
      <w:start w:val="1"/>
      <w:numFmt w:val="bullet"/>
      <w:lvlText w:val=""/>
      <w:lvlJc w:val="left"/>
      <w:pPr>
        <w:tabs>
          <w:tab w:val="num" w:pos="1160"/>
        </w:tabs>
        <w:ind w:left="1160" w:hanging="360"/>
      </w:pPr>
      <w:rPr>
        <w:rFonts w:hint="default" w:ascii="Symbol" w:hAnsi="Symbol"/>
        <w:sz w:val="20"/>
      </w:rPr>
    </w:lvl>
    <w:lvl w:ilvl="1" w:tentative="1">
      <w:start w:val="1"/>
      <w:numFmt w:val="bullet"/>
      <w:lvlText w:val="o"/>
      <w:lvlJc w:val="left"/>
      <w:pPr>
        <w:tabs>
          <w:tab w:val="num" w:pos="1880"/>
        </w:tabs>
        <w:ind w:left="1880" w:hanging="360"/>
      </w:pPr>
      <w:rPr>
        <w:rFonts w:hint="default" w:ascii="Courier New" w:hAnsi="Courier New"/>
        <w:sz w:val="20"/>
      </w:rPr>
    </w:lvl>
    <w:lvl w:ilvl="2" w:tentative="1">
      <w:start w:val="1"/>
      <w:numFmt w:val="bullet"/>
      <w:lvlText w:val=""/>
      <w:lvlJc w:val="left"/>
      <w:pPr>
        <w:tabs>
          <w:tab w:val="num" w:pos="2600"/>
        </w:tabs>
        <w:ind w:left="2600" w:hanging="360"/>
      </w:pPr>
      <w:rPr>
        <w:rFonts w:hint="default" w:ascii="Wingdings" w:hAnsi="Wingdings"/>
        <w:sz w:val="20"/>
      </w:rPr>
    </w:lvl>
    <w:lvl w:ilvl="3" w:tentative="1">
      <w:start w:val="1"/>
      <w:numFmt w:val="bullet"/>
      <w:lvlText w:val=""/>
      <w:lvlJc w:val="left"/>
      <w:pPr>
        <w:tabs>
          <w:tab w:val="num" w:pos="3320"/>
        </w:tabs>
        <w:ind w:left="3320" w:hanging="360"/>
      </w:pPr>
      <w:rPr>
        <w:rFonts w:hint="default" w:ascii="Wingdings" w:hAnsi="Wingdings"/>
        <w:sz w:val="20"/>
      </w:rPr>
    </w:lvl>
    <w:lvl w:ilvl="4" w:tentative="1">
      <w:start w:val="1"/>
      <w:numFmt w:val="bullet"/>
      <w:lvlText w:val=""/>
      <w:lvlJc w:val="left"/>
      <w:pPr>
        <w:tabs>
          <w:tab w:val="num" w:pos="4040"/>
        </w:tabs>
        <w:ind w:left="4040" w:hanging="360"/>
      </w:pPr>
      <w:rPr>
        <w:rFonts w:hint="default" w:ascii="Wingdings" w:hAnsi="Wingdings"/>
        <w:sz w:val="20"/>
      </w:rPr>
    </w:lvl>
    <w:lvl w:ilvl="5" w:tentative="1">
      <w:start w:val="1"/>
      <w:numFmt w:val="bullet"/>
      <w:lvlText w:val=""/>
      <w:lvlJc w:val="left"/>
      <w:pPr>
        <w:tabs>
          <w:tab w:val="num" w:pos="4760"/>
        </w:tabs>
        <w:ind w:left="4760" w:hanging="360"/>
      </w:pPr>
      <w:rPr>
        <w:rFonts w:hint="default" w:ascii="Wingdings" w:hAnsi="Wingdings"/>
        <w:sz w:val="20"/>
      </w:rPr>
    </w:lvl>
    <w:lvl w:ilvl="6" w:tentative="1">
      <w:start w:val="1"/>
      <w:numFmt w:val="bullet"/>
      <w:lvlText w:val=""/>
      <w:lvlJc w:val="left"/>
      <w:pPr>
        <w:tabs>
          <w:tab w:val="num" w:pos="5480"/>
        </w:tabs>
        <w:ind w:left="5480" w:hanging="360"/>
      </w:pPr>
      <w:rPr>
        <w:rFonts w:hint="default" w:ascii="Wingdings" w:hAnsi="Wingdings"/>
        <w:sz w:val="20"/>
      </w:rPr>
    </w:lvl>
    <w:lvl w:ilvl="7" w:tentative="1">
      <w:start w:val="1"/>
      <w:numFmt w:val="bullet"/>
      <w:lvlText w:val=""/>
      <w:lvlJc w:val="left"/>
      <w:pPr>
        <w:tabs>
          <w:tab w:val="num" w:pos="6200"/>
        </w:tabs>
        <w:ind w:left="6200" w:hanging="360"/>
      </w:pPr>
      <w:rPr>
        <w:rFonts w:hint="default" w:ascii="Wingdings" w:hAnsi="Wingdings"/>
        <w:sz w:val="20"/>
      </w:rPr>
    </w:lvl>
    <w:lvl w:ilvl="8" w:tentative="1">
      <w:start w:val="1"/>
      <w:numFmt w:val="bullet"/>
      <w:lvlText w:val=""/>
      <w:lvlJc w:val="left"/>
      <w:pPr>
        <w:tabs>
          <w:tab w:val="num" w:pos="6920"/>
        </w:tabs>
        <w:ind w:left="6920" w:hanging="360"/>
      </w:pPr>
      <w:rPr>
        <w:rFonts w:hint="default" w:ascii="Wingdings" w:hAnsi="Wingdings"/>
        <w:sz w:val="20"/>
      </w:rPr>
    </w:lvl>
  </w:abstractNum>
  <w:abstractNum w:abstractNumId="17" w15:restartNumberingAfterBreak="0">
    <w:nsid w:val="7CA0487E"/>
    <w:multiLevelType w:val="multilevel"/>
    <w:tmpl w:val="7A4AC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18899988">
    <w:abstractNumId w:val="3"/>
  </w:num>
  <w:num w:numId="2" w16cid:durableId="572738317">
    <w:abstractNumId w:val="17"/>
  </w:num>
  <w:num w:numId="3" w16cid:durableId="102582257">
    <w:abstractNumId w:val="1"/>
  </w:num>
  <w:num w:numId="4" w16cid:durableId="544298474">
    <w:abstractNumId w:val="0"/>
  </w:num>
  <w:num w:numId="5" w16cid:durableId="938682470">
    <w:abstractNumId w:val="11"/>
  </w:num>
  <w:num w:numId="6" w16cid:durableId="72624861">
    <w:abstractNumId w:val="6"/>
  </w:num>
  <w:num w:numId="7" w16cid:durableId="229081010">
    <w:abstractNumId w:val="15"/>
  </w:num>
  <w:num w:numId="8" w16cid:durableId="612789890">
    <w:abstractNumId w:val="10"/>
  </w:num>
  <w:num w:numId="9" w16cid:durableId="967784312">
    <w:abstractNumId w:val="14"/>
  </w:num>
  <w:num w:numId="10" w16cid:durableId="1072311252">
    <w:abstractNumId w:val="7"/>
  </w:num>
  <w:num w:numId="11" w16cid:durableId="646477277">
    <w:abstractNumId w:val="2"/>
  </w:num>
  <w:num w:numId="12" w16cid:durableId="2139757497">
    <w:abstractNumId w:val="5"/>
  </w:num>
  <w:num w:numId="13" w16cid:durableId="827405912">
    <w:abstractNumId w:val="4"/>
  </w:num>
  <w:num w:numId="14" w16cid:durableId="146675810">
    <w:abstractNumId w:val="8"/>
  </w:num>
  <w:num w:numId="15" w16cid:durableId="225528658">
    <w:abstractNumId w:val="16"/>
  </w:num>
  <w:num w:numId="16" w16cid:durableId="1594825236">
    <w:abstractNumId w:val="13"/>
  </w:num>
  <w:num w:numId="17" w16cid:durableId="881286726">
    <w:abstractNumId w:val="9"/>
  </w:num>
  <w:num w:numId="18" w16cid:durableId="2070955424">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true"/>
  <w:defaultTabStop w:val="80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9B"/>
    <w:rsid w:val="000B02FC"/>
    <w:rsid w:val="00132A2A"/>
    <w:rsid w:val="001B508A"/>
    <w:rsid w:val="001C1A15"/>
    <w:rsid w:val="001E089B"/>
    <w:rsid w:val="00274EAB"/>
    <w:rsid w:val="002E1EE1"/>
    <w:rsid w:val="003158C4"/>
    <w:rsid w:val="003347F2"/>
    <w:rsid w:val="00347E46"/>
    <w:rsid w:val="00362E7E"/>
    <w:rsid w:val="003B479C"/>
    <w:rsid w:val="00412103"/>
    <w:rsid w:val="004312DC"/>
    <w:rsid w:val="0044232A"/>
    <w:rsid w:val="004A491B"/>
    <w:rsid w:val="004D14BC"/>
    <w:rsid w:val="004E6496"/>
    <w:rsid w:val="0056719E"/>
    <w:rsid w:val="00627613"/>
    <w:rsid w:val="0076181D"/>
    <w:rsid w:val="007B515F"/>
    <w:rsid w:val="008076E5"/>
    <w:rsid w:val="00813F11"/>
    <w:rsid w:val="008454A6"/>
    <w:rsid w:val="008701BE"/>
    <w:rsid w:val="008F24B6"/>
    <w:rsid w:val="00935347"/>
    <w:rsid w:val="00A119EC"/>
    <w:rsid w:val="00A302B8"/>
    <w:rsid w:val="00A45FD0"/>
    <w:rsid w:val="00AA7809"/>
    <w:rsid w:val="00AB4590"/>
    <w:rsid w:val="00AB7BA9"/>
    <w:rsid w:val="00B3081F"/>
    <w:rsid w:val="00B45C73"/>
    <w:rsid w:val="00C640C4"/>
    <w:rsid w:val="00CA416D"/>
    <w:rsid w:val="00CB729C"/>
    <w:rsid w:val="00CC4777"/>
    <w:rsid w:val="00D456EB"/>
    <w:rsid w:val="00DB1B1C"/>
    <w:rsid w:val="00DC4ADE"/>
    <w:rsid w:val="00DD391E"/>
    <w:rsid w:val="00DE7F4B"/>
    <w:rsid w:val="00E145B1"/>
    <w:rsid w:val="00E73771"/>
    <w:rsid w:val="00E76259"/>
    <w:rsid w:val="00E84F28"/>
    <w:rsid w:val="00EB082D"/>
    <w:rsid w:val="00ED1355"/>
    <w:rsid w:val="00F871C4"/>
    <w:rsid w:val="7A86CD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3EDA81D"/>
  <w15:chartTrackingRefBased/>
  <w15:docId w15:val="{936FD025-8B84-403A-80E0-DADDD84B99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Malgun Gothic"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56719E"/>
    <w:rPr>
      <w:sz w:val="24"/>
      <w:szCs w:val="24"/>
      <w:lang w:eastAsia="ko-KR"/>
    </w:rPr>
  </w:style>
  <w:style w:type="paragraph" w:styleId="1">
    <w:name w:val="heading 1"/>
    <w:basedOn w:val="a"/>
    <w:link w:val="10"/>
    <w:uiPriority w:val="9"/>
    <w:qFormat/>
    <w:pPr>
      <w:spacing w:before="100" w:beforeAutospacing="1" w:after="100" w:afterAutospacing="1"/>
      <w:outlineLvl w:val="0"/>
    </w:pPr>
    <w:rPr>
      <w:rFonts w:ascii="Arial" w:hAnsi="Arial" w:cs="Arial"/>
      <w:color w:val="A77C46"/>
      <w:kern w:val="36"/>
      <w:sz w:val="38"/>
      <w:szCs w:val="38"/>
    </w:rPr>
  </w:style>
  <w:style w:type="paragraph" w:styleId="3">
    <w:name w:val="heading 3"/>
    <w:basedOn w:val="a"/>
    <w:link w:val="30"/>
    <w:uiPriority w:val="9"/>
    <w:qFormat/>
    <w:pPr>
      <w:spacing w:before="100" w:beforeAutospacing="1" w:after="100" w:afterAutospacing="1"/>
      <w:outlineLvl w:val="2"/>
    </w:pPr>
    <w:rPr>
      <w:rFonts w:ascii="Arial" w:hAnsi="Arial" w:cs="Arial"/>
      <w:b/>
      <w:bCs/>
      <w:color w:val="A77C46"/>
      <w:sz w:val="28"/>
      <w:szCs w:val="28"/>
    </w:rPr>
  </w:style>
  <w:style w:type="paragraph" w:styleId="4">
    <w:name w:val="heading 4"/>
    <w:basedOn w:val="a"/>
    <w:next w:val="a"/>
    <w:link w:val="40"/>
    <w:uiPriority w:val="9"/>
    <w:unhideWhenUsed/>
    <w:qFormat/>
    <w:rsid w:val="00C640C4"/>
    <w:pPr>
      <w:keepNext/>
      <w:spacing w:before="240" w:after="60"/>
      <w:outlineLvl w:val="3"/>
    </w:pPr>
    <w:rPr>
      <w:rFonts w:ascii="Calibri" w:hAnsi="Calibri"/>
      <w:b/>
      <w:bCs/>
      <w:sz w:val="28"/>
      <w:szCs w:val="28"/>
    </w:rPr>
  </w:style>
  <w:style w:type="character" w:styleId="a0" w:default="1">
    <w:name w:val="Default Paragraph Font"/>
    <w:uiPriority w:val="1"/>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a3">
    <w:name w:val="Hyperlink"/>
    <w:uiPriority w:val="99"/>
    <w:semiHidden/>
    <w:unhideWhenUsed/>
    <w:rPr>
      <w:color w:val="000066"/>
      <w:u w:val="single"/>
    </w:rPr>
  </w:style>
  <w:style w:type="character" w:styleId="a4">
    <w:name w:val="FollowedHyperlink"/>
    <w:uiPriority w:val="99"/>
    <w:semiHidden/>
    <w:unhideWhenUsed/>
    <w:rPr>
      <w:color w:val="666666"/>
      <w:u w:val="single"/>
    </w:rPr>
  </w:style>
  <w:style w:type="character" w:styleId="10" w:customStyle="1">
    <w:name w:val="标题 1 字符"/>
    <w:link w:val="1"/>
    <w:uiPriority w:val="9"/>
    <w:rPr>
      <w:rFonts w:ascii="Malgun Gothic" w:hAnsi="Malgun Gothic" w:eastAsia="Malgun Gothic" w:cs="Times New Roman"/>
      <w:sz w:val="28"/>
      <w:szCs w:val="28"/>
    </w:rPr>
  </w:style>
  <w:style w:type="character" w:styleId="30" w:customStyle="1">
    <w:name w:val="标题 3 字符"/>
    <w:link w:val="3"/>
    <w:uiPriority w:val="9"/>
    <w:semiHidden/>
    <w:rPr>
      <w:rFonts w:ascii="Malgun Gothic" w:hAnsi="Malgun Gothic" w:eastAsia="Malgun Gothic" w:cs="Times New Roman"/>
      <w:sz w:val="24"/>
      <w:szCs w:val="24"/>
    </w:rPr>
  </w:style>
  <w:style w:type="paragraph" w:styleId="a5">
    <w:name w:val="Normal (Web)"/>
    <w:basedOn w:val="a"/>
    <w:uiPriority w:val="99"/>
    <w:unhideWhenUsed/>
    <w:pPr>
      <w:spacing w:before="100" w:beforeAutospacing="1" w:after="100" w:afterAutospacing="1"/>
    </w:pPr>
    <w:rPr>
      <w:rFonts w:ascii="Arial" w:hAnsi="Arial" w:cs="Arial"/>
      <w:sz w:val="20"/>
      <w:szCs w:val="2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0" w:customStyle="1">
    <w:name w:val="HTML 预设格式 字符"/>
    <w:link w:val="HTML"/>
    <w:uiPriority w:val="99"/>
    <w:semiHidden/>
    <w:rPr>
      <w:rFonts w:ascii="Courier New" w:hAnsi="Courier New" w:eastAsia="Malgun Gothic" w:cs="Courier New"/>
    </w:rPr>
  </w:style>
  <w:style w:type="character" w:styleId="HTML1">
    <w:name w:val="HTML Typewriter"/>
    <w:uiPriority w:val="99"/>
    <w:semiHidden/>
    <w:unhideWhenUsed/>
    <w:rPr>
      <w:rFonts w:ascii="Courier New" w:hAnsi="Courier New" w:eastAsia="Malgun Gothic" w:cs="Courier New"/>
      <w:sz w:val="20"/>
      <w:szCs w:val="20"/>
    </w:rPr>
  </w:style>
  <w:style w:type="paragraph" w:styleId="a6">
    <w:name w:val="header"/>
    <w:basedOn w:val="a"/>
    <w:link w:val="a7"/>
    <w:uiPriority w:val="99"/>
    <w:unhideWhenUsed/>
    <w:rsid w:val="001E089B"/>
    <w:pPr>
      <w:tabs>
        <w:tab w:val="center" w:pos="4513"/>
        <w:tab w:val="right" w:pos="9026"/>
      </w:tabs>
      <w:snapToGrid w:val="0"/>
    </w:pPr>
  </w:style>
  <w:style w:type="character" w:styleId="a7" w:customStyle="1">
    <w:name w:val="页眉 字符"/>
    <w:link w:val="a6"/>
    <w:uiPriority w:val="99"/>
    <w:rsid w:val="001E089B"/>
    <w:rPr>
      <w:sz w:val="24"/>
      <w:szCs w:val="24"/>
    </w:rPr>
  </w:style>
  <w:style w:type="paragraph" w:styleId="a8">
    <w:name w:val="footer"/>
    <w:basedOn w:val="a"/>
    <w:link w:val="a9"/>
    <w:uiPriority w:val="99"/>
    <w:unhideWhenUsed/>
    <w:rsid w:val="001E089B"/>
    <w:pPr>
      <w:tabs>
        <w:tab w:val="center" w:pos="4513"/>
        <w:tab w:val="right" w:pos="9026"/>
      </w:tabs>
      <w:snapToGrid w:val="0"/>
    </w:pPr>
  </w:style>
  <w:style w:type="character" w:styleId="a9" w:customStyle="1">
    <w:name w:val="页脚 字符"/>
    <w:link w:val="a8"/>
    <w:uiPriority w:val="99"/>
    <w:rsid w:val="001E089B"/>
    <w:rPr>
      <w:sz w:val="24"/>
      <w:szCs w:val="24"/>
    </w:rPr>
  </w:style>
  <w:style w:type="character" w:styleId="aa">
    <w:name w:val="Strong"/>
    <w:uiPriority w:val="22"/>
    <w:qFormat/>
    <w:rsid w:val="008701BE"/>
    <w:rPr>
      <w:b/>
      <w:bCs/>
    </w:rPr>
  </w:style>
  <w:style w:type="character" w:styleId="40" w:customStyle="1">
    <w:name w:val="标题 4 字符"/>
    <w:link w:val="4"/>
    <w:uiPriority w:val="9"/>
    <w:rsid w:val="00C640C4"/>
    <w:rPr>
      <w:rFonts w:ascii="Calibri" w:hAnsi="Calibri" w:eastAsia="Malgun Gothic" w:cs="Times New Roman"/>
      <w:b/>
      <w:bCs/>
      <w:sz w:val="28"/>
      <w:szCs w:val="28"/>
    </w:rPr>
  </w:style>
  <w:style w:type="character" w:styleId="HTML2">
    <w:name w:val="HTML Code"/>
    <w:uiPriority w:val="99"/>
    <w:semiHidden/>
    <w:unhideWhenUsed/>
    <w:rsid w:val="00C640C4"/>
    <w:rPr>
      <w:rFonts w:ascii="Courier New" w:hAnsi="Courier New" w:eastAsia="Times New Roman" w:cs="Courier New"/>
      <w:sz w:val="20"/>
      <w:szCs w:val="20"/>
    </w:rPr>
  </w:style>
  <w:style w:type="character" w:styleId="hljs-keyword" w:customStyle="1">
    <w:name w:val="hljs-keyword"/>
    <w:rsid w:val="00C640C4"/>
  </w:style>
  <w:style w:type="character" w:styleId="hljs-title" w:customStyle="1">
    <w:name w:val="hljs-title"/>
    <w:rsid w:val="00C640C4"/>
  </w:style>
  <w:style w:type="character" w:styleId="hljs-params" w:customStyle="1">
    <w:name w:val="hljs-params"/>
    <w:rsid w:val="00C640C4"/>
  </w:style>
  <w:style w:type="character" w:styleId="hljs-comment" w:customStyle="1">
    <w:name w:val="hljs-comment"/>
    <w:rsid w:val="00C640C4"/>
  </w:style>
  <w:style w:type="character" w:styleId="hljs-type" w:customStyle="1">
    <w:name w:val="hljs-type"/>
    <w:rsid w:val="00C640C4"/>
  </w:style>
  <w:style w:type="character" w:styleId="hljs-variable" w:customStyle="1">
    <w:name w:val="hljs-variable"/>
    <w:rsid w:val="00C640C4"/>
  </w:style>
  <w:style w:type="character" w:styleId="hljs-operator" w:customStyle="1">
    <w:name w:val="hljs-operator"/>
    <w:rsid w:val="00C640C4"/>
  </w:style>
  <w:style w:type="character" w:styleId="hljs-number" w:customStyle="1">
    <w:name w:val="hljs-number"/>
    <w:rsid w:val="00C640C4"/>
  </w:style>
  <w:style w:type="character" w:styleId="hljs-string" w:customStyle="1">
    <w:name w:val="hljs-string"/>
    <w:rsid w:val="00C640C4"/>
  </w:style>
  <w:style w:type="character" w:styleId="hljs-literal" w:customStyle="1">
    <w:name w:val="hljs-literal"/>
    <w:rsid w:val="00C640C4"/>
  </w:style>
  <w:style w:type="character" w:styleId="hljs-builtin" w:customStyle="1">
    <w:name w:val="hljs-built_in"/>
    <w:rsid w:val="00C640C4"/>
  </w:style>
  <w:style w:type="character" w:styleId="ab">
    <w:name w:val="annotation reference"/>
    <w:uiPriority w:val="99"/>
    <w:semiHidden/>
    <w:unhideWhenUsed/>
    <w:rsid w:val="0056719E"/>
    <w:rPr>
      <w:sz w:val="18"/>
      <w:szCs w:val="18"/>
    </w:rPr>
  </w:style>
  <w:style w:type="paragraph" w:styleId="ac">
    <w:name w:val="annotation text"/>
    <w:basedOn w:val="a"/>
    <w:link w:val="ad"/>
    <w:uiPriority w:val="99"/>
    <w:semiHidden/>
    <w:unhideWhenUsed/>
    <w:rsid w:val="0056719E"/>
  </w:style>
  <w:style w:type="character" w:styleId="ad" w:customStyle="1">
    <w:name w:val="批注文字 字符"/>
    <w:link w:val="ac"/>
    <w:uiPriority w:val="99"/>
    <w:semiHidden/>
    <w:rsid w:val="0056719E"/>
    <w:rPr>
      <w:sz w:val="24"/>
      <w:szCs w:val="24"/>
    </w:rPr>
  </w:style>
  <w:style w:type="paragraph" w:styleId="ae">
    <w:name w:val="annotation subject"/>
    <w:basedOn w:val="ac"/>
    <w:next w:val="ac"/>
    <w:link w:val="af"/>
    <w:uiPriority w:val="99"/>
    <w:semiHidden/>
    <w:unhideWhenUsed/>
    <w:rsid w:val="0056719E"/>
    <w:rPr>
      <w:b/>
      <w:bCs/>
    </w:rPr>
  </w:style>
  <w:style w:type="character" w:styleId="af" w:customStyle="1">
    <w:name w:val="批注主题 字符"/>
    <w:link w:val="ae"/>
    <w:uiPriority w:val="99"/>
    <w:semiHidden/>
    <w:rsid w:val="0056719E"/>
    <w:rPr>
      <w:b/>
      <w:bCs/>
      <w:sz w:val="24"/>
      <w:szCs w:val="24"/>
    </w:rPr>
  </w:style>
  <w:style w:type="paragraph" w:styleId="af0">
    <w:name w:val="Balloon Text"/>
    <w:basedOn w:val="a"/>
    <w:link w:val="af1"/>
    <w:uiPriority w:val="99"/>
    <w:semiHidden/>
    <w:unhideWhenUsed/>
    <w:rsid w:val="0056719E"/>
    <w:rPr>
      <w:rFonts w:ascii="Malgun Gothic" w:hAnsi="Malgun Gothic"/>
      <w:sz w:val="18"/>
      <w:szCs w:val="18"/>
    </w:rPr>
  </w:style>
  <w:style w:type="character" w:styleId="af1" w:customStyle="1">
    <w:name w:val="批注框文本 字符"/>
    <w:link w:val="af0"/>
    <w:uiPriority w:val="99"/>
    <w:semiHidden/>
    <w:rsid w:val="0056719E"/>
    <w:rPr>
      <w:rFonts w:ascii="Malgun Gothic" w:hAnsi="Malgun Gothic" w:eastAsia="Malgun Gothic" w:cs="Times New Roman"/>
      <w:sz w:val="18"/>
      <w:szCs w:val="18"/>
    </w:rPr>
  </w:style>
  <w:style w:type="table" w:styleId="af2">
    <w:name w:val="Table Grid"/>
    <w:basedOn w:val="a1"/>
    <w:uiPriority w:val="59"/>
    <w:rsid w:val="001C1A1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3">
    <w:name w:val="List Paragraph"/>
    <w:basedOn w:val="a"/>
    <w:uiPriority w:val="34"/>
    <w:qFormat/>
    <w:rsid w:val="00412103"/>
    <w:pPr>
      <w:ind w:left="800" w:leftChars="400"/>
    </w:pPr>
    <w:rPr>
      <w:rFonts w:ascii="Gulim" w:hAnsi="Gulim" w:eastAsia="Gulim" w:cs="Gulim"/>
    </w:rPr>
  </w:style>
  <w:style w:type="paragraph" w:styleId="af4">
    <w:name w:val="Revision"/>
    <w:hidden/>
    <w:uiPriority w:val="99"/>
    <w:semiHidden/>
    <w:rsid w:val="007B515F"/>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5802">
      <w:bodyDiv w:val="1"/>
      <w:marLeft w:val="0"/>
      <w:marRight w:val="0"/>
      <w:marTop w:val="0"/>
      <w:marBottom w:val="0"/>
      <w:divBdr>
        <w:top w:val="none" w:sz="0" w:space="0" w:color="auto"/>
        <w:left w:val="none" w:sz="0" w:space="0" w:color="auto"/>
        <w:bottom w:val="none" w:sz="0" w:space="0" w:color="auto"/>
        <w:right w:val="none" w:sz="0" w:space="0" w:color="auto"/>
      </w:divBdr>
      <w:divsChild>
        <w:div w:id="1434328443">
          <w:marLeft w:val="0"/>
          <w:marRight w:val="0"/>
          <w:marTop w:val="0"/>
          <w:marBottom w:val="0"/>
          <w:divBdr>
            <w:top w:val="none" w:sz="0" w:space="0" w:color="auto"/>
            <w:left w:val="none" w:sz="0" w:space="0" w:color="auto"/>
            <w:bottom w:val="none" w:sz="0" w:space="0" w:color="auto"/>
            <w:right w:val="none" w:sz="0" w:space="0" w:color="auto"/>
          </w:divBdr>
          <w:divsChild>
            <w:div w:id="4987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202">
      <w:marLeft w:val="0"/>
      <w:marRight w:val="0"/>
      <w:marTop w:val="0"/>
      <w:marBottom w:val="0"/>
      <w:divBdr>
        <w:top w:val="none" w:sz="0" w:space="0" w:color="auto"/>
        <w:left w:val="none" w:sz="0" w:space="0" w:color="auto"/>
        <w:bottom w:val="none" w:sz="0" w:space="0" w:color="auto"/>
        <w:right w:val="none" w:sz="0" w:space="0" w:color="auto"/>
      </w:divBdr>
    </w:div>
    <w:div w:id="199169440">
      <w:marLeft w:val="0"/>
      <w:marRight w:val="0"/>
      <w:marTop w:val="0"/>
      <w:marBottom w:val="0"/>
      <w:divBdr>
        <w:top w:val="none" w:sz="0" w:space="0" w:color="auto"/>
        <w:left w:val="none" w:sz="0" w:space="0" w:color="auto"/>
        <w:bottom w:val="none" w:sz="0" w:space="0" w:color="auto"/>
        <w:right w:val="none" w:sz="0" w:space="0" w:color="auto"/>
      </w:divBdr>
      <w:divsChild>
        <w:div w:id="109590651">
          <w:marLeft w:val="1166"/>
          <w:marRight w:val="0"/>
          <w:marTop w:val="115"/>
          <w:marBottom w:val="0"/>
          <w:divBdr>
            <w:top w:val="none" w:sz="0" w:space="0" w:color="auto"/>
            <w:left w:val="none" w:sz="0" w:space="0" w:color="auto"/>
            <w:bottom w:val="none" w:sz="0" w:space="0" w:color="auto"/>
            <w:right w:val="none" w:sz="0" w:space="0" w:color="auto"/>
          </w:divBdr>
        </w:div>
        <w:div w:id="345986377">
          <w:marLeft w:val="1800"/>
          <w:marRight w:val="0"/>
          <w:marTop w:val="96"/>
          <w:marBottom w:val="0"/>
          <w:divBdr>
            <w:top w:val="none" w:sz="0" w:space="0" w:color="auto"/>
            <w:left w:val="none" w:sz="0" w:space="0" w:color="auto"/>
            <w:bottom w:val="none" w:sz="0" w:space="0" w:color="auto"/>
            <w:right w:val="none" w:sz="0" w:space="0" w:color="auto"/>
          </w:divBdr>
        </w:div>
        <w:div w:id="827094071">
          <w:marLeft w:val="1800"/>
          <w:marRight w:val="0"/>
          <w:marTop w:val="77"/>
          <w:marBottom w:val="0"/>
          <w:divBdr>
            <w:top w:val="none" w:sz="0" w:space="0" w:color="auto"/>
            <w:left w:val="none" w:sz="0" w:space="0" w:color="auto"/>
            <w:bottom w:val="none" w:sz="0" w:space="0" w:color="auto"/>
            <w:right w:val="none" w:sz="0" w:space="0" w:color="auto"/>
          </w:divBdr>
        </w:div>
        <w:div w:id="945311605">
          <w:marLeft w:val="1166"/>
          <w:marRight w:val="0"/>
          <w:marTop w:val="115"/>
          <w:marBottom w:val="0"/>
          <w:divBdr>
            <w:top w:val="none" w:sz="0" w:space="0" w:color="auto"/>
            <w:left w:val="none" w:sz="0" w:space="0" w:color="auto"/>
            <w:bottom w:val="none" w:sz="0" w:space="0" w:color="auto"/>
            <w:right w:val="none" w:sz="0" w:space="0" w:color="auto"/>
          </w:divBdr>
        </w:div>
        <w:div w:id="972634705">
          <w:marLeft w:val="1166"/>
          <w:marRight w:val="0"/>
          <w:marTop w:val="115"/>
          <w:marBottom w:val="0"/>
          <w:divBdr>
            <w:top w:val="none" w:sz="0" w:space="0" w:color="auto"/>
            <w:left w:val="none" w:sz="0" w:space="0" w:color="auto"/>
            <w:bottom w:val="none" w:sz="0" w:space="0" w:color="auto"/>
            <w:right w:val="none" w:sz="0" w:space="0" w:color="auto"/>
          </w:divBdr>
        </w:div>
        <w:div w:id="1201406243">
          <w:marLeft w:val="1800"/>
          <w:marRight w:val="0"/>
          <w:marTop w:val="96"/>
          <w:marBottom w:val="0"/>
          <w:divBdr>
            <w:top w:val="none" w:sz="0" w:space="0" w:color="auto"/>
            <w:left w:val="none" w:sz="0" w:space="0" w:color="auto"/>
            <w:bottom w:val="none" w:sz="0" w:space="0" w:color="auto"/>
            <w:right w:val="none" w:sz="0" w:space="0" w:color="auto"/>
          </w:divBdr>
        </w:div>
        <w:div w:id="1502086965">
          <w:marLeft w:val="1166"/>
          <w:marRight w:val="0"/>
          <w:marTop w:val="115"/>
          <w:marBottom w:val="0"/>
          <w:divBdr>
            <w:top w:val="none" w:sz="0" w:space="0" w:color="auto"/>
            <w:left w:val="none" w:sz="0" w:space="0" w:color="auto"/>
            <w:bottom w:val="none" w:sz="0" w:space="0" w:color="auto"/>
            <w:right w:val="none" w:sz="0" w:space="0" w:color="auto"/>
          </w:divBdr>
        </w:div>
        <w:div w:id="1806005496">
          <w:marLeft w:val="1166"/>
          <w:marRight w:val="0"/>
          <w:marTop w:val="115"/>
          <w:marBottom w:val="0"/>
          <w:divBdr>
            <w:top w:val="none" w:sz="0" w:space="0" w:color="auto"/>
            <w:left w:val="none" w:sz="0" w:space="0" w:color="auto"/>
            <w:bottom w:val="none" w:sz="0" w:space="0" w:color="auto"/>
            <w:right w:val="none" w:sz="0" w:space="0" w:color="auto"/>
          </w:divBdr>
        </w:div>
      </w:divsChild>
    </w:div>
    <w:div w:id="320624956">
      <w:marLeft w:val="0"/>
      <w:marRight w:val="0"/>
      <w:marTop w:val="0"/>
      <w:marBottom w:val="0"/>
      <w:divBdr>
        <w:top w:val="none" w:sz="0" w:space="0" w:color="auto"/>
        <w:left w:val="none" w:sz="0" w:space="0" w:color="auto"/>
        <w:bottom w:val="none" w:sz="0" w:space="0" w:color="auto"/>
        <w:right w:val="none" w:sz="0" w:space="0" w:color="auto"/>
      </w:divBdr>
    </w:div>
    <w:div w:id="340132727">
      <w:bodyDiv w:val="1"/>
      <w:marLeft w:val="0"/>
      <w:marRight w:val="0"/>
      <w:marTop w:val="0"/>
      <w:marBottom w:val="0"/>
      <w:divBdr>
        <w:top w:val="none" w:sz="0" w:space="0" w:color="auto"/>
        <w:left w:val="none" w:sz="0" w:space="0" w:color="auto"/>
        <w:bottom w:val="none" w:sz="0" w:space="0" w:color="auto"/>
        <w:right w:val="none" w:sz="0" w:space="0" w:color="auto"/>
      </w:divBdr>
      <w:divsChild>
        <w:div w:id="597719479">
          <w:marLeft w:val="0"/>
          <w:marRight w:val="0"/>
          <w:marTop w:val="0"/>
          <w:marBottom w:val="0"/>
          <w:divBdr>
            <w:top w:val="none" w:sz="0" w:space="0" w:color="auto"/>
            <w:left w:val="none" w:sz="0" w:space="0" w:color="auto"/>
            <w:bottom w:val="none" w:sz="0" w:space="0" w:color="auto"/>
            <w:right w:val="none" w:sz="0" w:space="0" w:color="auto"/>
          </w:divBdr>
          <w:divsChild>
            <w:div w:id="20122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8873">
      <w:marLeft w:val="0"/>
      <w:marRight w:val="0"/>
      <w:marTop w:val="0"/>
      <w:marBottom w:val="0"/>
      <w:divBdr>
        <w:top w:val="none" w:sz="0" w:space="0" w:color="auto"/>
        <w:left w:val="none" w:sz="0" w:space="0" w:color="auto"/>
        <w:bottom w:val="none" w:sz="0" w:space="0" w:color="auto"/>
        <w:right w:val="none" w:sz="0" w:space="0" w:color="auto"/>
      </w:divBdr>
    </w:div>
    <w:div w:id="399719707">
      <w:marLeft w:val="0"/>
      <w:marRight w:val="0"/>
      <w:marTop w:val="0"/>
      <w:marBottom w:val="0"/>
      <w:divBdr>
        <w:top w:val="none" w:sz="0" w:space="0" w:color="auto"/>
        <w:left w:val="none" w:sz="0" w:space="0" w:color="auto"/>
        <w:bottom w:val="none" w:sz="0" w:space="0" w:color="auto"/>
        <w:right w:val="none" w:sz="0" w:space="0" w:color="auto"/>
      </w:divBdr>
    </w:div>
    <w:div w:id="518742319">
      <w:marLeft w:val="0"/>
      <w:marRight w:val="0"/>
      <w:marTop w:val="0"/>
      <w:marBottom w:val="0"/>
      <w:divBdr>
        <w:top w:val="none" w:sz="0" w:space="0" w:color="auto"/>
        <w:left w:val="none" w:sz="0" w:space="0" w:color="auto"/>
        <w:bottom w:val="none" w:sz="0" w:space="0" w:color="auto"/>
        <w:right w:val="none" w:sz="0" w:space="0" w:color="auto"/>
      </w:divBdr>
    </w:div>
    <w:div w:id="561404587">
      <w:marLeft w:val="0"/>
      <w:marRight w:val="0"/>
      <w:marTop w:val="0"/>
      <w:marBottom w:val="0"/>
      <w:divBdr>
        <w:top w:val="none" w:sz="0" w:space="0" w:color="auto"/>
        <w:left w:val="none" w:sz="0" w:space="0" w:color="auto"/>
        <w:bottom w:val="none" w:sz="0" w:space="0" w:color="auto"/>
        <w:right w:val="none" w:sz="0" w:space="0" w:color="auto"/>
      </w:divBdr>
    </w:div>
    <w:div w:id="598754423">
      <w:marLeft w:val="0"/>
      <w:marRight w:val="0"/>
      <w:marTop w:val="0"/>
      <w:marBottom w:val="0"/>
      <w:divBdr>
        <w:top w:val="none" w:sz="0" w:space="0" w:color="auto"/>
        <w:left w:val="none" w:sz="0" w:space="0" w:color="auto"/>
        <w:bottom w:val="none" w:sz="0" w:space="0" w:color="auto"/>
        <w:right w:val="none" w:sz="0" w:space="0" w:color="auto"/>
      </w:divBdr>
    </w:div>
    <w:div w:id="606011842">
      <w:marLeft w:val="0"/>
      <w:marRight w:val="0"/>
      <w:marTop w:val="0"/>
      <w:marBottom w:val="0"/>
      <w:divBdr>
        <w:top w:val="none" w:sz="0" w:space="0" w:color="auto"/>
        <w:left w:val="none" w:sz="0" w:space="0" w:color="auto"/>
        <w:bottom w:val="none" w:sz="0" w:space="0" w:color="auto"/>
        <w:right w:val="none" w:sz="0" w:space="0" w:color="auto"/>
      </w:divBdr>
      <w:divsChild>
        <w:div w:id="382604227">
          <w:marLeft w:val="547"/>
          <w:marRight w:val="0"/>
          <w:marTop w:val="115"/>
          <w:marBottom w:val="0"/>
          <w:divBdr>
            <w:top w:val="none" w:sz="0" w:space="0" w:color="auto"/>
            <w:left w:val="none" w:sz="0" w:space="0" w:color="auto"/>
            <w:bottom w:val="none" w:sz="0" w:space="0" w:color="auto"/>
            <w:right w:val="none" w:sz="0" w:space="0" w:color="auto"/>
          </w:divBdr>
        </w:div>
      </w:divsChild>
    </w:div>
    <w:div w:id="665476140">
      <w:bodyDiv w:val="1"/>
      <w:marLeft w:val="0"/>
      <w:marRight w:val="0"/>
      <w:marTop w:val="0"/>
      <w:marBottom w:val="0"/>
      <w:divBdr>
        <w:top w:val="none" w:sz="0" w:space="0" w:color="auto"/>
        <w:left w:val="none" w:sz="0" w:space="0" w:color="auto"/>
        <w:bottom w:val="none" w:sz="0" w:space="0" w:color="auto"/>
        <w:right w:val="none" w:sz="0" w:space="0" w:color="auto"/>
      </w:divBdr>
      <w:divsChild>
        <w:div w:id="628054911">
          <w:marLeft w:val="1166"/>
          <w:marRight w:val="0"/>
          <w:marTop w:val="96"/>
          <w:marBottom w:val="0"/>
          <w:divBdr>
            <w:top w:val="none" w:sz="0" w:space="0" w:color="auto"/>
            <w:left w:val="none" w:sz="0" w:space="0" w:color="auto"/>
            <w:bottom w:val="none" w:sz="0" w:space="0" w:color="auto"/>
            <w:right w:val="none" w:sz="0" w:space="0" w:color="auto"/>
          </w:divBdr>
        </w:div>
        <w:div w:id="1049838554">
          <w:marLeft w:val="1166"/>
          <w:marRight w:val="0"/>
          <w:marTop w:val="96"/>
          <w:marBottom w:val="0"/>
          <w:divBdr>
            <w:top w:val="none" w:sz="0" w:space="0" w:color="auto"/>
            <w:left w:val="none" w:sz="0" w:space="0" w:color="auto"/>
            <w:bottom w:val="none" w:sz="0" w:space="0" w:color="auto"/>
            <w:right w:val="none" w:sz="0" w:space="0" w:color="auto"/>
          </w:divBdr>
        </w:div>
      </w:divsChild>
    </w:div>
    <w:div w:id="712851563">
      <w:marLeft w:val="0"/>
      <w:marRight w:val="0"/>
      <w:marTop w:val="0"/>
      <w:marBottom w:val="0"/>
      <w:divBdr>
        <w:top w:val="none" w:sz="0" w:space="0" w:color="auto"/>
        <w:left w:val="none" w:sz="0" w:space="0" w:color="auto"/>
        <w:bottom w:val="none" w:sz="0" w:space="0" w:color="auto"/>
        <w:right w:val="none" w:sz="0" w:space="0" w:color="auto"/>
      </w:divBdr>
      <w:divsChild>
        <w:div w:id="24643542">
          <w:marLeft w:val="0"/>
          <w:marRight w:val="0"/>
          <w:marTop w:val="0"/>
          <w:marBottom w:val="0"/>
          <w:divBdr>
            <w:top w:val="none" w:sz="0" w:space="0" w:color="auto"/>
            <w:left w:val="none" w:sz="0" w:space="0" w:color="auto"/>
            <w:bottom w:val="none" w:sz="0" w:space="0" w:color="auto"/>
            <w:right w:val="none" w:sz="0" w:space="0" w:color="auto"/>
          </w:divBdr>
          <w:divsChild>
            <w:div w:id="32002057">
              <w:marLeft w:val="0"/>
              <w:marRight w:val="0"/>
              <w:marTop w:val="0"/>
              <w:marBottom w:val="0"/>
              <w:divBdr>
                <w:top w:val="none" w:sz="0" w:space="0" w:color="auto"/>
                <w:left w:val="none" w:sz="0" w:space="0" w:color="auto"/>
                <w:bottom w:val="none" w:sz="0" w:space="0" w:color="auto"/>
                <w:right w:val="none" w:sz="0" w:space="0" w:color="auto"/>
              </w:divBdr>
              <w:divsChild>
                <w:div w:id="1389643908">
                  <w:marLeft w:val="0"/>
                  <w:marRight w:val="0"/>
                  <w:marTop w:val="0"/>
                  <w:marBottom w:val="0"/>
                  <w:divBdr>
                    <w:top w:val="none" w:sz="0" w:space="0" w:color="auto"/>
                    <w:left w:val="none" w:sz="0" w:space="0" w:color="auto"/>
                    <w:bottom w:val="none" w:sz="0" w:space="0" w:color="auto"/>
                    <w:right w:val="none" w:sz="0" w:space="0" w:color="auto"/>
                  </w:divBdr>
                </w:div>
              </w:divsChild>
            </w:div>
            <w:div w:id="278070849">
              <w:marLeft w:val="0"/>
              <w:marRight w:val="0"/>
              <w:marTop w:val="0"/>
              <w:marBottom w:val="0"/>
              <w:divBdr>
                <w:top w:val="none" w:sz="0" w:space="0" w:color="auto"/>
                <w:left w:val="none" w:sz="0" w:space="0" w:color="auto"/>
                <w:bottom w:val="none" w:sz="0" w:space="0" w:color="auto"/>
                <w:right w:val="none" w:sz="0" w:space="0" w:color="auto"/>
              </w:divBdr>
            </w:div>
          </w:divsChild>
        </w:div>
        <w:div w:id="152917642">
          <w:marLeft w:val="0"/>
          <w:marRight w:val="0"/>
          <w:marTop w:val="0"/>
          <w:marBottom w:val="0"/>
          <w:divBdr>
            <w:top w:val="none" w:sz="0" w:space="0" w:color="auto"/>
            <w:left w:val="none" w:sz="0" w:space="0" w:color="auto"/>
            <w:bottom w:val="none" w:sz="0" w:space="0" w:color="auto"/>
            <w:right w:val="none" w:sz="0" w:space="0" w:color="auto"/>
          </w:divBdr>
          <w:divsChild>
            <w:div w:id="249779493">
              <w:marLeft w:val="0"/>
              <w:marRight w:val="0"/>
              <w:marTop w:val="0"/>
              <w:marBottom w:val="0"/>
              <w:divBdr>
                <w:top w:val="none" w:sz="0" w:space="0" w:color="auto"/>
                <w:left w:val="none" w:sz="0" w:space="0" w:color="auto"/>
                <w:bottom w:val="none" w:sz="0" w:space="0" w:color="auto"/>
                <w:right w:val="none" w:sz="0" w:space="0" w:color="auto"/>
              </w:divBdr>
            </w:div>
            <w:div w:id="1172719865">
              <w:marLeft w:val="0"/>
              <w:marRight w:val="0"/>
              <w:marTop w:val="0"/>
              <w:marBottom w:val="0"/>
              <w:divBdr>
                <w:top w:val="none" w:sz="0" w:space="0" w:color="auto"/>
                <w:left w:val="none" w:sz="0" w:space="0" w:color="auto"/>
                <w:bottom w:val="none" w:sz="0" w:space="0" w:color="auto"/>
                <w:right w:val="none" w:sz="0" w:space="0" w:color="auto"/>
              </w:divBdr>
              <w:divsChild>
                <w:div w:id="20232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4598">
          <w:marLeft w:val="0"/>
          <w:marRight w:val="0"/>
          <w:marTop w:val="0"/>
          <w:marBottom w:val="0"/>
          <w:divBdr>
            <w:top w:val="none" w:sz="0" w:space="0" w:color="auto"/>
            <w:left w:val="none" w:sz="0" w:space="0" w:color="auto"/>
            <w:bottom w:val="none" w:sz="0" w:space="0" w:color="auto"/>
            <w:right w:val="none" w:sz="0" w:space="0" w:color="auto"/>
          </w:divBdr>
          <w:divsChild>
            <w:div w:id="69693969">
              <w:marLeft w:val="0"/>
              <w:marRight w:val="0"/>
              <w:marTop w:val="0"/>
              <w:marBottom w:val="0"/>
              <w:divBdr>
                <w:top w:val="none" w:sz="0" w:space="0" w:color="auto"/>
                <w:left w:val="none" w:sz="0" w:space="0" w:color="auto"/>
                <w:bottom w:val="none" w:sz="0" w:space="0" w:color="auto"/>
                <w:right w:val="none" w:sz="0" w:space="0" w:color="auto"/>
              </w:divBdr>
            </w:div>
            <w:div w:id="957758995">
              <w:marLeft w:val="0"/>
              <w:marRight w:val="0"/>
              <w:marTop w:val="0"/>
              <w:marBottom w:val="0"/>
              <w:divBdr>
                <w:top w:val="none" w:sz="0" w:space="0" w:color="auto"/>
                <w:left w:val="none" w:sz="0" w:space="0" w:color="auto"/>
                <w:bottom w:val="none" w:sz="0" w:space="0" w:color="auto"/>
                <w:right w:val="none" w:sz="0" w:space="0" w:color="auto"/>
              </w:divBdr>
              <w:divsChild>
                <w:div w:id="8986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511">
          <w:marLeft w:val="0"/>
          <w:marRight w:val="0"/>
          <w:marTop w:val="0"/>
          <w:marBottom w:val="0"/>
          <w:divBdr>
            <w:top w:val="none" w:sz="0" w:space="0" w:color="auto"/>
            <w:left w:val="none" w:sz="0" w:space="0" w:color="auto"/>
            <w:bottom w:val="none" w:sz="0" w:space="0" w:color="auto"/>
            <w:right w:val="none" w:sz="0" w:space="0" w:color="auto"/>
          </w:divBdr>
          <w:divsChild>
            <w:div w:id="1868247849">
              <w:marLeft w:val="0"/>
              <w:marRight w:val="0"/>
              <w:marTop w:val="0"/>
              <w:marBottom w:val="0"/>
              <w:divBdr>
                <w:top w:val="none" w:sz="0" w:space="0" w:color="auto"/>
                <w:left w:val="none" w:sz="0" w:space="0" w:color="auto"/>
                <w:bottom w:val="none" w:sz="0" w:space="0" w:color="auto"/>
                <w:right w:val="none" w:sz="0" w:space="0" w:color="auto"/>
              </w:divBdr>
            </w:div>
            <w:div w:id="1883444001">
              <w:marLeft w:val="0"/>
              <w:marRight w:val="0"/>
              <w:marTop w:val="0"/>
              <w:marBottom w:val="0"/>
              <w:divBdr>
                <w:top w:val="none" w:sz="0" w:space="0" w:color="auto"/>
                <w:left w:val="none" w:sz="0" w:space="0" w:color="auto"/>
                <w:bottom w:val="none" w:sz="0" w:space="0" w:color="auto"/>
                <w:right w:val="none" w:sz="0" w:space="0" w:color="auto"/>
              </w:divBdr>
              <w:divsChild>
                <w:div w:id="4317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01196">
          <w:marLeft w:val="0"/>
          <w:marRight w:val="0"/>
          <w:marTop w:val="0"/>
          <w:marBottom w:val="0"/>
          <w:divBdr>
            <w:top w:val="none" w:sz="0" w:space="0" w:color="auto"/>
            <w:left w:val="none" w:sz="0" w:space="0" w:color="auto"/>
            <w:bottom w:val="none" w:sz="0" w:space="0" w:color="auto"/>
            <w:right w:val="none" w:sz="0" w:space="0" w:color="auto"/>
          </w:divBdr>
          <w:divsChild>
            <w:div w:id="257562821">
              <w:marLeft w:val="0"/>
              <w:marRight w:val="0"/>
              <w:marTop w:val="0"/>
              <w:marBottom w:val="0"/>
              <w:divBdr>
                <w:top w:val="none" w:sz="0" w:space="0" w:color="auto"/>
                <w:left w:val="none" w:sz="0" w:space="0" w:color="auto"/>
                <w:bottom w:val="none" w:sz="0" w:space="0" w:color="auto"/>
                <w:right w:val="none" w:sz="0" w:space="0" w:color="auto"/>
              </w:divBdr>
              <w:divsChild>
                <w:div w:id="2092387864">
                  <w:marLeft w:val="0"/>
                  <w:marRight w:val="0"/>
                  <w:marTop w:val="0"/>
                  <w:marBottom w:val="0"/>
                  <w:divBdr>
                    <w:top w:val="none" w:sz="0" w:space="0" w:color="auto"/>
                    <w:left w:val="none" w:sz="0" w:space="0" w:color="auto"/>
                    <w:bottom w:val="none" w:sz="0" w:space="0" w:color="auto"/>
                    <w:right w:val="none" w:sz="0" w:space="0" w:color="auto"/>
                  </w:divBdr>
                </w:div>
              </w:divsChild>
            </w:div>
            <w:div w:id="11872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0901">
      <w:marLeft w:val="0"/>
      <w:marRight w:val="0"/>
      <w:marTop w:val="0"/>
      <w:marBottom w:val="0"/>
      <w:divBdr>
        <w:top w:val="none" w:sz="0" w:space="0" w:color="auto"/>
        <w:left w:val="none" w:sz="0" w:space="0" w:color="auto"/>
        <w:bottom w:val="none" w:sz="0" w:space="0" w:color="auto"/>
        <w:right w:val="none" w:sz="0" w:space="0" w:color="auto"/>
      </w:divBdr>
    </w:div>
    <w:div w:id="828908886">
      <w:marLeft w:val="0"/>
      <w:marRight w:val="0"/>
      <w:marTop w:val="0"/>
      <w:marBottom w:val="0"/>
      <w:divBdr>
        <w:top w:val="none" w:sz="0" w:space="0" w:color="auto"/>
        <w:left w:val="none" w:sz="0" w:space="0" w:color="auto"/>
        <w:bottom w:val="none" w:sz="0" w:space="0" w:color="auto"/>
        <w:right w:val="none" w:sz="0" w:space="0" w:color="auto"/>
      </w:divBdr>
      <w:divsChild>
        <w:div w:id="69042036">
          <w:marLeft w:val="1166"/>
          <w:marRight w:val="0"/>
          <w:marTop w:val="115"/>
          <w:marBottom w:val="0"/>
          <w:divBdr>
            <w:top w:val="none" w:sz="0" w:space="0" w:color="auto"/>
            <w:left w:val="none" w:sz="0" w:space="0" w:color="auto"/>
            <w:bottom w:val="none" w:sz="0" w:space="0" w:color="auto"/>
            <w:right w:val="none" w:sz="0" w:space="0" w:color="auto"/>
          </w:divBdr>
        </w:div>
        <w:div w:id="310646157">
          <w:marLeft w:val="1800"/>
          <w:marRight w:val="0"/>
          <w:marTop w:val="77"/>
          <w:marBottom w:val="0"/>
          <w:divBdr>
            <w:top w:val="none" w:sz="0" w:space="0" w:color="auto"/>
            <w:left w:val="none" w:sz="0" w:space="0" w:color="auto"/>
            <w:bottom w:val="none" w:sz="0" w:space="0" w:color="auto"/>
            <w:right w:val="none" w:sz="0" w:space="0" w:color="auto"/>
          </w:divBdr>
        </w:div>
        <w:div w:id="665867283">
          <w:marLeft w:val="1166"/>
          <w:marRight w:val="0"/>
          <w:marTop w:val="115"/>
          <w:marBottom w:val="0"/>
          <w:divBdr>
            <w:top w:val="none" w:sz="0" w:space="0" w:color="auto"/>
            <w:left w:val="none" w:sz="0" w:space="0" w:color="auto"/>
            <w:bottom w:val="none" w:sz="0" w:space="0" w:color="auto"/>
            <w:right w:val="none" w:sz="0" w:space="0" w:color="auto"/>
          </w:divBdr>
        </w:div>
        <w:div w:id="734819524">
          <w:marLeft w:val="1166"/>
          <w:marRight w:val="0"/>
          <w:marTop w:val="115"/>
          <w:marBottom w:val="0"/>
          <w:divBdr>
            <w:top w:val="none" w:sz="0" w:space="0" w:color="auto"/>
            <w:left w:val="none" w:sz="0" w:space="0" w:color="auto"/>
            <w:bottom w:val="none" w:sz="0" w:space="0" w:color="auto"/>
            <w:right w:val="none" w:sz="0" w:space="0" w:color="auto"/>
          </w:divBdr>
        </w:div>
        <w:div w:id="865099810">
          <w:marLeft w:val="1800"/>
          <w:marRight w:val="0"/>
          <w:marTop w:val="96"/>
          <w:marBottom w:val="0"/>
          <w:divBdr>
            <w:top w:val="none" w:sz="0" w:space="0" w:color="auto"/>
            <w:left w:val="none" w:sz="0" w:space="0" w:color="auto"/>
            <w:bottom w:val="none" w:sz="0" w:space="0" w:color="auto"/>
            <w:right w:val="none" w:sz="0" w:space="0" w:color="auto"/>
          </w:divBdr>
        </w:div>
        <w:div w:id="1196846276">
          <w:marLeft w:val="1166"/>
          <w:marRight w:val="0"/>
          <w:marTop w:val="115"/>
          <w:marBottom w:val="0"/>
          <w:divBdr>
            <w:top w:val="none" w:sz="0" w:space="0" w:color="auto"/>
            <w:left w:val="none" w:sz="0" w:space="0" w:color="auto"/>
            <w:bottom w:val="none" w:sz="0" w:space="0" w:color="auto"/>
            <w:right w:val="none" w:sz="0" w:space="0" w:color="auto"/>
          </w:divBdr>
        </w:div>
        <w:div w:id="1203984310">
          <w:marLeft w:val="1166"/>
          <w:marRight w:val="0"/>
          <w:marTop w:val="115"/>
          <w:marBottom w:val="0"/>
          <w:divBdr>
            <w:top w:val="none" w:sz="0" w:space="0" w:color="auto"/>
            <w:left w:val="none" w:sz="0" w:space="0" w:color="auto"/>
            <w:bottom w:val="none" w:sz="0" w:space="0" w:color="auto"/>
            <w:right w:val="none" w:sz="0" w:space="0" w:color="auto"/>
          </w:divBdr>
        </w:div>
        <w:div w:id="1491751887">
          <w:marLeft w:val="1800"/>
          <w:marRight w:val="0"/>
          <w:marTop w:val="96"/>
          <w:marBottom w:val="0"/>
          <w:divBdr>
            <w:top w:val="none" w:sz="0" w:space="0" w:color="auto"/>
            <w:left w:val="none" w:sz="0" w:space="0" w:color="auto"/>
            <w:bottom w:val="none" w:sz="0" w:space="0" w:color="auto"/>
            <w:right w:val="none" w:sz="0" w:space="0" w:color="auto"/>
          </w:divBdr>
        </w:div>
      </w:divsChild>
    </w:div>
    <w:div w:id="875970376">
      <w:marLeft w:val="0"/>
      <w:marRight w:val="0"/>
      <w:marTop w:val="0"/>
      <w:marBottom w:val="0"/>
      <w:divBdr>
        <w:top w:val="none" w:sz="0" w:space="0" w:color="auto"/>
        <w:left w:val="none" w:sz="0" w:space="0" w:color="auto"/>
        <w:bottom w:val="none" w:sz="0" w:space="0" w:color="auto"/>
        <w:right w:val="none" w:sz="0" w:space="0" w:color="auto"/>
      </w:divBdr>
    </w:div>
    <w:div w:id="90795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2353853">
      <w:marLeft w:val="0"/>
      <w:marRight w:val="0"/>
      <w:marTop w:val="0"/>
      <w:marBottom w:val="0"/>
      <w:divBdr>
        <w:top w:val="none" w:sz="0" w:space="0" w:color="auto"/>
        <w:left w:val="none" w:sz="0" w:space="0" w:color="auto"/>
        <w:bottom w:val="none" w:sz="0" w:space="0" w:color="auto"/>
        <w:right w:val="none" w:sz="0" w:space="0" w:color="auto"/>
      </w:divBdr>
    </w:div>
    <w:div w:id="955797214">
      <w:marLeft w:val="0"/>
      <w:marRight w:val="0"/>
      <w:marTop w:val="0"/>
      <w:marBottom w:val="0"/>
      <w:divBdr>
        <w:top w:val="none" w:sz="0" w:space="0" w:color="auto"/>
        <w:left w:val="none" w:sz="0" w:space="0" w:color="auto"/>
        <w:bottom w:val="none" w:sz="0" w:space="0" w:color="auto"/>
        <w:right w:val="none" w:sz="0" w:space="0" w:color="auto"/>
      </w:divBdr>
      <w:divsChild>
        <w:div w:id="58209647">
          <w:marLeft w:val="1800"/>
          <w:marRight w:val="0"/>
          <w:marTop w:val="96"/>
          <w:marBottom w:val="0"/>
          <w:divBdr>
            <w:top w:val="none" w:sz="0" w:space="0" w:color="auto"/>
            <w:left w:val="none" w:sz="0" w:space="0" w:color="auto"/>
            <w:bottom w:val="none" w:sz="0" w:space="0" w:color="auto"/>
            <w:right w:val="none" w:sz="0" w:space="0" w:color="auto"/>
          </w:divBdr>
        </w:div>
        <w:div w:id="997078200">
          <w:marLeft w:val="1166"/>
          <w:marRight w:val="0"/>
          <w:marTop w:val="115"/>
          <w:marBottom w:val="0"/>
          <w:divBdr>
            <w:top w:val="none" w:sz="0" w:space="0" w:color="auto"/>
            <w:left w:val="none" w:sz="0" w:space="0" w:color="auto"/>
            <w:bottom w:val="none" w:sz="0" w:space="0" w:color="auto"/>
            <w:right w:val="none" w:sz="0" w:space="0" w:color="auto"/>
          </w:divBdr>
        </w:div>
        <w:div w:id="1375151991">
          <w:marLeft w:val="1800"/>
          <w:marRight w:val="0"/>
          <w:marTop w:val="77"/>
          <w:marBottom w:val="0"/>
          <w:divBdr>
            <w:top w:val="none" w:sz="0" w:space="0" w:color="auto"/>
            <w:left w:val="none" w:sz="0" w:space="0" w:color="auto"/>
            <w:bottom w:val="none" w:sz="0" w:space="0" w:color="auto"/>
            <w:right w:val="none" w:sz="0" w:space="0" w:color="auto"/>
          </w:divBdr>
        </w:div>
        <w:div w:id="1387947036">
          <w:marLeft w:val="1166"/>
          <w:marRight w:val="0"/>
          <w:marTop w:val="115"/>
          <w:marBottom w:val="0"/>
          <w:divBdr>
            <w:top w:val="none" w:sz="0" w:space="0" w:color="auto"/>
            <w:left w:val="none" w:sz="0" w:space="0" w:color="auto"/>
            <w:bottom w:val="none" w:sz="0" w:space="0" w:color="auto"/>
            <w:right w:val="none" w:sz="0" w:space="0" w:color="auto"/>
          </w:divBdr>
        </w:div>
        <w:div w:id="1565529654">
          <w:marLeft w:val="1166"/>
          <w:marRight w:val="0"/>
          <w:marTop w:val="115"/>
          <w:marBottom w:val="0"/>
          <w:divBdr>
            <w:top w:val="none" w:sz="0" w:space="0" w:color="auto"/>
            <w:left w:val="none" w:sz="0" w:space="0" w:color="auto"/>
            <w:bottom w:val="none" w:sz="0" w:space="0" w:color="auto"/>
            <w:right w:val="none" w:sz="0" w:space="0" w:color="auto"/>
          </w:divBdr>
        </w:div>
        <w:div w:id="1647007529">
          <w:marLeft w:val="1166"/>
          <w:marRight w:val="0"/>
          <w:marTop w:val="115"/>
          <w:marBottom w:val="0"/>
          <w:divBdr>
            <w:top w:val="none" w:sz="0" w:space="0" w:color="auto"/>
            <w:left w:val="none" w:sz="0" w:space="0" w:color="auto"/>
            <w:bottom w:val="none" w:sz="0" w:space="0" w:color="auto"/>
            <w:right w:val="none" w:sz="0" w:space="0" w:color="auto"/>
          </w:divBdr>
        </w:div>
        <w:div w:id="1682968345">
          <w:marLeft w:val="1166"/>
          <w:marRight w:val="0"/>
          <w:marTop w:val="115"/>
          <w:marBottom w:val="0"/>
          <w:divBdr>
            <w:top w:val="none" w:sz="0" w:space="0" w:color="auto"/>
            <w:left w:val="none" w:sz="0" w:space="0" w:color="auto"/>
            <w:bottom w:val="none" w:sz="0" w:space="0" w:color="auto"/>
            <w:right w:val="none" w:sz="0" w:space="0" w:color="auto"/>
          </w:divBdr>
        </w:div>
        <w:div w:id="2027555321">
          <w:marLeft w:val="1800"/>
          <w:marRight w:val="0"/>
          <w:marTop w:val="96"/>
          <w:marBottom w:val="0"/>
          <w:divBdr>
            <w:top w:val="none" w:sz="0" w:space="0" w:color="auto"/>
            <w:left w:val="none" w:sz="0" w:space="0" w:color="auto"/>
            <w:bottom w:val="none" w:sz="0" w:space="0" w:color="auto"/>
            <w:right w:val="none" w:sz="0" w:space="0" w:color="auto"/>
          </w:divBdr>
        </w:div>
      </w:divsChild>
    </w:div>
    <w:div w:id="1147168634">
      <w:marLeft w:val="0"/>
      <w:marRight w:val="0"/>
      <w:marTop w:val="0"/>
      <w:marBottom w:val="0"/>
      <w:divBdr>
        <w:top w:val="none" w:sz="0" w:space="0" w:color="auto"/>
        <w:left w:val="none" w:sz="0" w:space="0" w:color="auto"/>
        <w:bottom w:val="none" w:sz="0" w:space="0" w:color="auto"/>
        <w:right w:val="none" w:sz="0" w:space="0" w:color="auto"/>
      </w:divBdr>
    </w:div>
    <w:div w:id="1192956681">
      <w:marLeft w:val="0"/>
      <w:marRight w:val="0"/>
      <w:marTop w:val="0"/>
      <w:marBottom w:val="0"/>
      <w:divBdr>
        <w:top w:val="none" w:sz="0" w:space="0" w:color="auto"/>
        <w:left w:val="none" w:sz="0" w:space="0" w:color="auto"/>
        <w:bottom w:val="none" w:sz="0" w:space="0" w:color="auto"/>
        <w:right w:val="none" w:sz="0" w:space="0" w:color="auto"/>
      </w:divBdr>
      <w:divsChild>
        <w:div w:id="147208418">
          <w:marLeft w:val="1166"/>
          <w:marRight w:val="0"/>
          <w:marTop w:val="115"/>
          <w:marBottom w:val="0"/>
          <w:divBdr>
            <w:top w:val="none" w:sz="0" w:space="0" w:color="auto"/>
            <w:left w:val="none" w:sz="0" w:space="0" w:color="auto"/>
            <w:bottom w:val="none" w:sz="0" w:space="0" w:color="auto"/>
            <w:right w:val="none" w:sz="0" w:space="0" w:color="auto"/>
          </w:divBdr>
        </w:div>
        <w:div w:id="221478428">
          <w:marLeft w:val="1166"/>
          <w:marRight w:val="0"/>
          <w:marTop w:val="115"/>
          <w:marBottom w:val="0"/>
          <w:divBdr>
            <w:top w:val="none" w:sz="0" w:space="0" w:color="auto"/>
            <w:left w:val="none" w:sz="0" w:space="0" w:color="auto"/>
            <w:bottom w:val="none" w:sz="0" w:space="0" w:color="auto"/>
            <w:right w:val="none" w:sz="0" w:space="0" w:color="auto"/>
          </w:divBdr>
        </w:div>
        <w:div w:id="483400830">
          <w:marLeft w:val="1800"/>
          <w:marRight w:val="0"/>
          <w:marTop w:val="77"/>
          <w:marBottom w:val="0"/>
          <w:divBdr>
            <w:top w:val="none" w:sz="0" w:space="0" w:color="auto"/>
            <w:left w:val="none" w:sz="0" w:space="0" w:color="auto"/>
            <w:bottom w:val="none" w:sz="0" w:space="0" w:color="auto"/>
            <w:right w:val="none" w:sz="0" w:space="0" w:color="auto"/>
          </w:divBdr>
        </w:div>
        <w:div w:id="937832273">
          <w:marLeft w:val="1166"/>
          <w:marRight w:val="0"/>
          <w:marTop w:val="115"/>
          <w:marBottom w:val="0"/>
          <w:divBdr>
            <w:top w:val="none" w:sz="0" w:space="0" w:color="auto"/>
            <w:left w:val="none" w:sz="0" w:space="0" w:color="auto"/>
            <w:bottom w:val="none" w:sz="0" w:space="0" w:color="auto"/>
            <w:right w:val="none" w:sz="0" w:space="0" w:color="auto"/>
          </w:divBdr>
        </w:div>
        <w:div w:id="1006134716">
          <w:marLeft w:val="1166"/>
          <w:marRight w:val="0"/>
          <w:marTop w:val="115"/>
          <w:marBottom w:val="0"/>
          <w:divBdr>
            <w:top w:val="none" w:sz="0" w:space="0" w:color="auto"/>
            <w:left w:val="none" w:sz="0" w:space="0" w:color="auto"/>
            <w:bottom w:val="none" w:sz="0" w:space="0" w:color="auto"/>
            <w:right w:val="none" w:sz="0" w:space="0" w:color="auto"/>
          </w:divBdr>
        </w:div>
        <w:div w:id="1017343195">
          <w:marLeft w:val="1800"/>
          <w:marRight w:val="0"/>
          <w:marTop w:val="96"/>
          <w:marBottom w:val="0"/>
          <w:divBdr>
            <w:top w:val="none" w:sz="0" w:space="0" w:color="auto"/>
            <w:left w:val="none" w:sz="0" w:space="0" w:color="auto"/>
            <w:bottom w:val="none" w:sz="0" w:space="0" w:color="auto"/>
            <w:right w:val="none" w:sz="0" w:space="0" w:color="auto"/>
          </w:divBdr>
        </w:div>
        <w:div w:id="1288589257">
          <w:marLeft w:val="1166"/>
          <w:marRight w:val="0"/>
          <w:marTop w:val="115"/>
          <w:marBottom w:val="0"/>
          <w:divBdr>
            <w:top w:val="none" w:sz="0" w:space="0" w:color="auto"/>
            <w:left w:val="none" w:sz="0" w:space="0" w:color="auto"/>
            <w:bottom w:val="none" w:sz="0" w:space="0" w:color="auto"/>
            <w:right w:val="none" w:sz="0" w:space="0" w:color="auto"/>
          </w:divBdr>
        </w:div>
        <w:div w:id="1834485216">
          <w:marLeft w:val="1800"/>
          <w:marRight w:val="0"/>
          <w:marTop w:val="96"/>
          <w:marBottom w:val="0"/>
          <w:divBdr>
            <w:top w:val="none" w:sz="0" w:space="0" w:color="auto"/>
            <w:left w:val="none" w:sz="0" w:space="0" w:color="auto"/>
            <w:bottom w:val="none" w:sz="0" w:space="0" w:color="auto"/>
            <w:right w:val="none" w:sz="0" w:space="0" w:color="auto"/>
          </w:divBdr>
        </w:div>
      </w:divsChild>
    </w:div>
    <w:div w:id="1335450434">
      <w:marLeft w:val="0"/>
      <w:marRight w:val="0"/>
      <w:marTop w:val="0"/>
      <w:marBottom w:val="0"/>
      <w:divBdr>
        <w:top w:val="none" w:sz="0" w:space="0" w:color="auto"/>
        <w:left w:val="none" w:sz="0" w:space="0" w:color="auto"/>
        <w:bottom w:val="none" w:sz="0" w:space="0" w:color="auto"/>
        <w:right w:val="none" w:sz="0" w:space="0" w:color="auto"/>
      </w:divBdr>
    </w:div>
    <w:div w:id="1641033004">
      <w:bodyDiv w:val="1"/>
      <w:marLeft w:val="0"/>
      <w:marRight w:val="0"/>
      <w:marTop w:val="0"/>
      <w:marBottom w:val="0"/>
      <w:divBdr>
        <w:top w:val="none" w:sz="0" w:space="0" w:color="auto"/>
        <w:left w:val="none" w:sz="0" w:space="0" w:color="auto"/>
        <w:bottom w:val="none" w:sz="0" w:space="0" w:color="auto"/>
        <w:right w:val="none" w:sz="0" w:space="0" w:color="auto"/>
      </w:divBdr>
      <w:divsChild>
        <w:div w:id="109130412">
          <w:marLeft w:val="1166"/>
          <w:marRight w:val="0"/>
          <w:marTop w:val="0"/>
          <w:marBottom w:val="0"/>
          <w:divBdr>
            <w:top w:val="none" w:sz="0" w:space="0" w:color="auto"/>
            <w:left w:val="none" w:sz="0" w:space="0" w:color="auto"/>
            <w:bottom w:val="none" w:sz="0" w:space="0" w:color="auto"/>
            <w:right w:val="none" w:sz="0" w:space="0" w:color="auto"/>
          </w:divBdr>
        </w:div>
        <w:div w:id="196477362">
          <w:marLeft w:val="446"/>
          <w:marRight w:val="0"/>
          <w:marTop w:val="0"/>
          <w:marBottom w:val="0"/>
          <w:divBdr>
            <w:top w:val="none" w:sz="0" w:space="0" w:color="auto"/>
            <w:left w:val="none" w:sz="0" w:space="0" w:color="auto"/>
            <w:bottom w:val="none" w:sz="0" w:space="0" w:color="auto"/>
            <w:right w:val="none" w:sz="0" w:space="0" w:color="auto"/>
          </w:divBdr>
        </w:div>
        <w:div w:id="360710151">
          <w:marLeft w:val="446"/>
          <w:marRight w:val="0"/>
          <w:marTop w:val="0"/>
          <w:marBottom w:val="0"/>
          <w:divBdr>
            <w:top w:val="none" w:sz="0" w:space="0" w:color="auto"/>
            <w:left w:val="none" w:sz="0" w:space="0" w:color="auto"/>
            <w:bottom w:val="none" w:sz="0" w:space="0" w:color="auto"/>
            <w:right w:val="none" w:sz="0" w:space="0" w:color="auto"/>
          </w:divBdr>
        </w:div>
        <w:div w:id="364718543">
          <w:marLeft w:val="446"/>
          <w:marRight w:val="0"/>
          <w:marTop w:val="0"/>
          <w:marBottom w:val="0"/>
          <w:divBdr>
            <w:top w:val="none" w:sz="0" w:space="0" w:color="auto"/>
            <w:left w:val="none" w:sz="0" w:space="0" w:color="auto"/>
            <w:bottom w:val="none" w:sz="0" w:space="0" w:color="auto"/>
            <w:right w:val="none" w:sz="0" w:space="0" w:color="auto"/>
          </w:divBdr>
        </w:div>
        <w:div w:id="456994874">
          <w:marLeft w:val="1166"/>
          <w:marRight w:val="0"/>
          <w:marTop w:val="0"/>
          <w:marBottom w:val="0"/>
          <w:divBdr>
            <w:top w:val="none" w:sz="0" w:space="0" w:color="auto"/>
            <w:left w:val="none" w:sz="0" w:space="0" w:color="auto"/>
            <w:bottom w:val="none" w:sz="0" w:space="0" w:color="auto"/>
            <w:right w:val="none" w:sz="0" w:space="0" w:color="auto"/>
          </w:divBdr>
        </w:div>
        <w:div w:id="549460929">
          <w:marLeft w:val="1166"/>
          <w:marRight w:val="0"/>
          <w:marTop w:val="0"/>
          <w:marBottom w:val="0"/>
          <w:divBdr>
            <w:top w:val="none" w:sz="0" w:space="0" w:color="auto"/>
            <w:left w:val="none" w:sz="0" w:space="0" w:color="auto"/>
            <w:bottom w:val="none" w:sz="0" w:space="0" w:color="auto"/>
            <w:right w:val="none" w:sz="0" w:space="0" w:color="auto"/>
          </w:divBdr>
        </w:div>
        <w:div w:id="754743243">
          <w:marLeft w:val="1166"/>
          <w:marRight w:val="0"/>
          <w:marTop w:val="0"/>
          <w:marBottom w:val="0"/>
          <w:divBdr>
            <w:top w:val="none" w:sz="0" w:space="0" w:color="auto"/>
            <w:left w:val="none" w:sz="0" w:space="0" w:color="auto"/>
            <w:bottom w:val="none" w:sz="0" w:space="0" w:color="auto"/>
            <w:right w:val="none" w:sz="0" w:space="0" w:color="auto"/>
          </w:divBdr>
        </w:div>
        <w:div w:id="1170947417">
          <w:marLeft w:val="1166"/>
          <w:marRight w:val="0"/>
          <w:marTop w:val="0"/>
          <w:marBottom w:val="0"/>
          <w:divBdr>
            <w:top w:val="none" w:sz="0" w:space="0" w:color="auto"/>
            <w:left w:val="none" w:sz="0" w:space="0" w:color="auto"/>
            <w:bottom w:val="none" w:sz="0" w:space="0" w:color="auto"/>
            <w:right w:val="none" w:sz="0" w:space="0" w:color="auto"/>
          </w:divBdr>
        </w:div>
        <w:div w:id="1211765684">
          <w:marLeft w:val="446"/>
          <w:marRight w:val="0"/>
          <w:marTop w:val="0"/>
          <w:marBottom w:val="0"/>
          <w:divBdr>
            <w:top w:val="none" w:sz="0" w:space="0" w:color="auto"/>
            <w:left w:val="none" w:sz="0" w:space="0" w:color="auto"/>
            <w:bottom w:val="none" w:sz="0" w:space="0" w:color="auto"/>
            <w:right w:val="none" w:sz="0" w:space="0" w:color="auto"/>
          </w:divBdr>
        </w:div>
        <w:div w:id="1248610934">
          <w:marLeft w:val="1166"/>
          <w:marRight w:val="0"/>
          <w:marTop w:val="0"/>
          <w:marBottom w:val="0"/>
          <w:divBdr>
            <w:top w:val="none" w:sz="0" w:space="0" w:color="auto"/>
            <w:left w:val="none" w:sz="0" w:space="0" w:color="auto"/>
            <w:bottom w:val="none" w:sz="0" w:space="0" w:color="auto"/>
            <w:right w:val="none" w:sz="0" w:space="0" w:color="auto"/>
          </w:divBdr>
        </w:div>
        <w:div w:id="1432778501">
          <w:marLeft w:val="1166"/>
          <w:marRight w:val="0"/>
          <w:marTop w:val="0"/>
          <w:marBottom w:val="0"/>
          <w:divBdr>
            <w:top w:val="none" w:sz="0" w:space="0" w:color="auto"/>
            <w:left w:val="none" w:sz="0" w:space="0" w:color="auto"/>
            <w:bottom w:val="none" w:sz="0" w:space="0" w:color="auto"/>
            <w:right w:val="none" w:sz="0" w:space="0" w:color="auto"/>
          </w:divBdr>
        </w:div>
        <w:div w:id="2007785445">
          <w:marLeft w:val="1166"/>
          <w:marRight w:val="0"/>
          <w:marTop w:val="0"/>
          <w:marBottom w:val="0"/>
          <w:divBdr>
            <w:top w:val="none" w:sz="0" w:space="0" w:color="auto"/>
            <w:left w:val="none" w:sz="0" w:space="0" w:color="auto"/>
            <w:bottom w:val="none" w:sz="0" w:space="0" w:color="auto"/>
            <w:right w:val="none" w:sz="0" w:space="0" w:color="auto"/>
          </w:divBdr>
        </w:div>
      </w:divsChild>
    </w:div>
    <w:div w:id="1667398890">
      <w:marLeft w:val="0"/>
      <w:marRight w:val="0"/>
      <w:marTop w:val="0"/>
      <w:marBottom w:val="0"/>
      <w:divBdr>
        <w:top w:val="none" w:sz="0" w:space="0" w:color="auto"/>
        <w:left w:val="none" w:sz="0" w:space="0" w:color="auto"/>
        <w:bottom w:val="none" w:sz="0" w:space="0" w:color="auto"/>
        <w:right w:val="none" w:sz="0" w:space="0" w:color="auto"/>
      </w:divBdr>
    </w:div>
    <w:div w:id="1778523454">
      <w:bodyDiv w:val="1"/>
      <w:marLeft w:val="0"/>
      <w:marRight w:val="0"/>
      <w:marTop w:val="0"/>
      <w:marBottom w:val="0"/>
      <w:divBdr>
        <w:top w:val="none" w:sz="0" w:space="0" w:color="auto"/>
        <w:left w:val="none" w:sz="0" w:space="0" w:color="auto"/>
        <w:bottom w:val="none" w:sz="0" w:space="0" w:color="auto"/>
        <w:right w:val="none" w:sz="0" w:space="0" w:color="auto"/>
      </w:divBdr>
      <w:divsChild>
        <w:div w:id="293215209">
          <w:marLeft w:val="1166"/>
          <w:marRight w:val="0"/>
          <w:marTop w:val="0"/>
          <w:marBottom w:val="0"/>
          <w:divBdr>
            <w:top w:val="none" w:sz="0" w:space="0" w:color="auto"/>
            <w:left w:val="none" w:sz="0" w:space="0" w:color="auto"/>
            <w:bottom w:val="none" w:sz="0" w:space="0" w:color="auto"/>
            <w:right w:val="none" w:sz="0" w:space="0" w:color="auto"/>
          </w:divBdr>
        </w:div>
        <w:div w:id="485514433">
          <w:marLeft w:val="1166"/>
          <w:marRight w:val="0"/>
          <w:marTop w:val="0"/>
          <w:marBottom w:val="0"/>
          <w:divBdr>
            <w:top w:val="none" w:sz="0" w:space="0" w:color="auto"/>
            <w:left w:val="none" w:sz="0" w:space="0" w:color="auto"/>
            <w:bottom w:val="none" w:sz="0" w:space="0" w:color="auto"/>
            <w:right w:val="none" w:sz="0" w:space="0" w:color="auto"/>
          </w:divBdr>
        </w:div>
        <w:div w:id="569653991">
          <w:marLeft w:val="1166"/>
          <w:marRight w:val="0"/>
          <w:marTop w:val="0"/>
          <w:marBottom w:val="0"/>
          <w:divBdr>
            <w:top w:val="none" w:sz="0" w:space="0" w:color="auto"/>
            <w:left w:val="none" w:sz="0" w:space="0" w:color="auto"/>
            <w:bottom w:val="none" w:sz="0" w:space="0" w:color="auto"/>
            <w:right w:val="none" w:sz="0" w:space="0" w:color="auto"/>
          </w:divBdr>
        </w:div>
        <w:div w:id="805779644">
          <w:marLeft w:val="446"/>
          <w:marRight w:val="0"/>
          <w:marTop w:val="0"/>
          <w:marBottom w:val="0"/>
          <w:divBdr>
            <w:top w:val="none" w:sz="0" w:space="0" w:color="auto"/>
            <w:left w:val="none" w:sz="0" w:space="0" w:color="auto"/>
            <w:bottom w:val="none" w:sz="0" w:space="0" w:color="auto"/>
            <w:right w:val="none" w:sz="0" w:space="0" w:color="auto"/>
          </w:divBdr>
        </w:div>
        <w:div w:id="825049489">
          <w:marLeft w:val="1166"/>
          <w:marRight w:val="0"/>
          <w:marTop w:val="0"/>
          <w:marBottom w:val="0"/>
          <w:divBdr>
            <w:top w:val="none" w:sz="0" w:space="0" w:color="auto"/>
            <w:left w:val="none" w:sz="0" w:space="0" w:color="auto"/>
            <w:bottom w:val="none" w:sz="0" w:space="0" w:color="auto"/>
            <w:right w:val="none" w:sz="0" w:space="0" w:color="auto"/>
          </w:divBdr>
        </w:div>
        <w:div w:id="1161894841">
          <w:marLeft w:val="1166"/>
          <w:marRight w:val="0"/>
          <w:marTop w:val="0"/>
          <w:marBottom w:val="0"/>
          <w:divBdr>
            <w:top w:val="none" w:sz="0" w:space="0" w:color="auto"/>
            <w:left w:val="none" w:sz="0" w:space="0" w:color="auto"/>
            <w:bottom w:val="none" w:sz="0" w:space="0" w:color="auto"/>
            <w:right w:val="none" w:sz="0" w:space="0" w:color="auto"/>
          </w:divBdr>
        </w:div>
        <w:div w:id="1580285300">
          <w:marLeft w:val="446"/>
          <w:marRight w:val="0"/>
          <w:marTop w:val="0"/>
          <w:marBottom w:val="0"/>
          <w:divBdr>
            <w:top w:val="none" w:sz="0" w:space="0" w:color="auto"/>
            <w:left w:val="none" w:sz="0" w:space="0" w:color="auto"/>
            <w:bottom w:val="none" w:sz="0" w:space="0" w:color="auto"/>
            <w:right w:val="none" w:sz="0" w:space="0" w:color="auto"/>
          </w:divBdr>
        </w:div>
        <w:div w:id="1628781515">
          <w:marLeft w:val="1166"/>
          <w:marRight w:val="0"/>
          <w:marTop w:val="0"/>
          <w:marBottom w:val="0"/>
          <w:divBdr>
            <w:top w:val="none" w:sz="0" w:space="0" w:color="auto"/>
            <w:left w:val="none" w:sz="0" w:space="0" w:color="auto"/>
            <w:bottom w:val="none" w:sz="0" w:space="0" w:color="auto"/>
            <w:right w:val="none" w:sz="0" w:space="0" w:color="auto"/>
          </w:divBdr>
        </w:div>
        <w:div w:id="1868449245">
          <w:marLeft w:val="1166"/>
          <w:marRight w:val="0"/>
          <w:marTop w:val="0"/>
          <w:marBottom w:val="0"/>
          <w:divBdr>
            <w:top w:val="none" w:sz="0" w:space="0" w:color="auto"/>
            <w:left w:val="none" w:sz="0" w:space="0" w:color="auto"/>
            <w:bottom w:val="none" w:sz="0" w:space="0" w:color="auto"/>
            <w:right w:val="none" w:sz="0" w:space="0" w:color="auto"/>
          </w:divBdr>
        </w:div>
        <w:div w:id="1915704220">
          <w:marLeft w:val="1166"/>
          <w:marRight w:val="0"/>
          <w:marTop w:val="0"/>
          <w:marBottom w:val="0"/>
          <w:divBdr>
            <w:top w:val="none" w:sz="0" w:space="0" w:color="auto"/>
            <w:left w:val="none" w:sz="0" w:space="0" w:color="auto"/>
            <w:bottom w:val="none" w:sz="0" w:space="0" w:color="auto"/>
            <w:right w:val="none" w:sz="0" w:space="0" w:color="auto"/>
          </w:divBdr>
        </w:div>
        <w:div w:id="2073775269">
          <w:marLeft w:val="446"/>
          <w:marRight w:val="0"/>
          <w:marTop w:val="0"/>
          <w:marBottom w:val="0"/>
          <w:divBdr>
            <w:top w:val="none" w:sz="0" w:space="0" w:color="auto"/>
            <w:left w:val="none" w:sz="0" w:space="0" w:color="auto"/>
            <w:bottom w:val="none" w:sz="0" w:space="0" w:color="auto"/>
            <w:right w:val="none" w:sz="0" w:space="0" w:color="auto"/>
          </w:divBdr>
        </w:div>
        <w:div w:id="2093895540">
          <w:marLeft w:val="446"/>
          <w:marRight w:val="0"/>
          <w:marTop w:val="0"/>
          <w:marBottom w:val="0"/>
          <w:divBdr>
            <w:top w:val="none" w:sz="0" w:space="0" w:color="auto"/>
            <w:left w:val="none" w:sz="0" w:space="0" w:color="auto"/>
            <w:bottom w:val="none" w:sz="0" w:space="0" w:color="auto"/>
            <w:right w:val="none" w:sz="0" w:space="0" w:color="auto"/>
          </w:divBdr>
        </w:div>
      </w:divsChild>
    </w:div>
    <w:div w:id="1947617743">
      <w:marLeft w:val="0"/>
      <w:marRight w:val="0"/>
      <w:marTop w:val="0"/>
      <w:marBottom w:val="0"/>
      <w:divBdr>
        <w:top w:val="none" w:sz="0" w:space="0" w:color="auto"/>
        <w:left w:val="none" w:sz="0" w:space="0" w:color="auto"/>
        <w:bottom w:val="none" w:sz="0" w:space="0" w:color="auto"/>
        <w:right w:val="none" w:sz="0" w:space="0" w:color="auto"/>
      </w:divBdr>
    </w:div>
    <w:div w:id="1982423766">
      <w:marLeft w:val="0"/>
      <w:marRight w:val="0"/>
      <w:marTop w:val="0"/>
      <w:marBottom w:val="0"/>
      <w:divBdr>
        <w:top w:val="none" w:sz="0" w:space="0" w:color="auto"/>
        <w:left w:val="none" w:sz="0" w:space="0" w:color="auto"/>
        <w:bottom w:val="none" w:sz="0" w:space="0" w:color="auto"/>
        <w:right w:val="none" w:sz="0" w:space="0" w:color="auto"/>
      </w:divBdr>
    </w:div>
    <w:div w:id="2034334229">
      <w:bodyDiv w:val="1"/>
      <w:marLeft w:val="0"/>
      <w:marRight w:val="0"/>
      <w:marTop w:val="0"/>
      <w:marBottom w:val="0"/>
      <w:divBdr>
        <w:top w:val="none" w:sz="0" w:space="0" w:color="auto"/>
        <w:left w:val="none" w:sz="0" w:space="0" w:color="auto"/>
        <w:bottom w:val="none" w:sz="0" w:space="0" w:color="auto"/>
        <w:right w:val="none" w:sz="0" w:space="0" w:color="auto"/>
      </w:divBdr>
    </w:div>
    <w:div w:id="2109546061">
      <w:marLeft w:val="0"/>
      <w:marRight w:val="0"/>
      <w:marTop w:val="0"/>
      <w:marBottom w:val="0"/>
      <w:divBdr>
        <w:top w:val="none" w:sz="0" w:space="0" w:color="auto"/>
        <w:left w:val="none" w:sz="0" w:space="0" w:color="auto"/>
        <w:bottom w:val="none" w:sz="0" w:space="0" w:color="auto"/>
        <w:right w:val="none" w:sz="0" w:space="0" w:color="auto"/>
      </w:divBdr>
    </w:div>
    <w:div w:id="2121874467">
      <w:bodyDiv w:val="1"/>
      <w:marLeft w:val="0"/>
      <w:marRight w:val="0"/>
      <w:marTop w:val="0"/>
      <w:marBottom w:val="0"/>
      <w:divBdr>
        <w:top w:val="none" w:sz="0" w:space="0" w:color="auto"/>
        <w:left w:val="none" w:sz="0" w:space="0" w:color="auto"/>
        <w:bottom w:val="none" w:sz="0" w:space="0" w:color="auto"/>
        <w:right w:val="none" w:sz="0" w:space="0" w:color="auto"/>
      </w:divBdr>
      <w:divsChild>
        <w:div w:id="358429506">
          <w:marLeft w:val="1166"/>
          <w:marRight w:val="0"/>
          <w:marTop w:val="96"/>
          <w:marBottom w:val="0"/>
          <w:divBdr>
            <w:top w:val="none" w:sz="0" w:space="0" w:color="auto"/>
            <w:left w:val="none" w:sz="0" w:space="0" w:color="auto"/>
            <w:bottom w:val="none" w:sz="0" w:space="0" w:color="auto"/>
            <w:right w:val="none" w:sz="0" w:space="0" w:color="auto"/>
          </w:divBdr>
        </w:div>
        <w:div w:id="1257787181">
          <w:marLeft w:val="1166"/>
          <w:marRight w:val="0"/>
          <w:marTop w:val="96"/>
          <w:marBottom w:val="0"/>
          <w:divBdr>
            <w:top w:val="none" w:sz="0" w:space="0" w:color="auto"/>
            <w:left w:val="none" w:sz="0" w:space="0" w:color="auto"/>
            <w:bottom w:val="none" w:sz="0" w:space="0" w:color="auto"/>
            <w:right w:val="none" w:sz="0" w:space="0" w:color="auto"/>
          </w:divBdr>
        </w:div>
      </w:divsChild>
    </w:div>
    <w:div w:id="2124961906">
      <w:bodyDiv w:val="1"/>
      <w:marLeft w:val="0"/>
      <w:marRight w:val="0"/>
      <w:marTop w:val="0"/>
      <w:marBottom w:val="0"/>
      <w:divBdr>
        <w:top w:val="none" w:sz="0" w:space="0" w:color="auto"/>
        <w:left w:val="none" w:sz="0" w:space="0" w:color="auto"/>
        <w:bottom w:val="none" w:sz="0" w:space="0" w:color="auto"/>
        <w:right w:val="none" w:sz="0" w:space="0" w:color="auto"/>
      </w:divBdr>
      <w:divsChild>
        <w:div w:id="1480197247">
          <w:marLeft w:val="0"/>
          <w:marRight w:val="0"/>
          <w:marTop w:val="0"/>
          <w:marBottom w:val="0"/>
          <w:divBdr>
            <w:top w:val="none" w:sz="0" w:space="0" w:color="auto"/>
            <w:left w:val="none" w:sz="0" w:space="0" w:color="auto"/>
            <w:bottom w:val="none" w:sz="0" w:space="0" w:color="auto"/>
            <w:right w:val="none" w:sz="0" w:space="0" w:color="auto"/>
          </w:divBdr>
          <w:divsChild>
            <w:div w:id="18440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png" Id="R41505ea002cf4a82" /><Relationship Type="http://schemas.openxmlformats.org/officeDocument/2006/relationships/image" Target="/media/image2.png" Id="Ra4e1d089eafa41c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830E4-B785-4331-9F57-BDAB27B9D7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Hanyang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Programming Assignment 3: Implementing a Reliable Transport Protocol</dc:title>
  <dc:subject/>
  <dc:creator>Jin Seek Choi</dc:creator>
  <keywords/>
  <dc:description/>
  <lastModifiedBy>Guest User</lastModifiedBy>
  <revision>6</revision>
  <dcterms:created xsi:type="dcterms:W3CDTF">2024-11-29T10:43:00.0000000Z</dcterms:created>
  <dcterms:modified xsi:type="dcterms:W3CDTF">2024-11-29T12:18:32.8958187Z</dcterms:modified>
</coreProperties>
</file>